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2D6DF" w14:textId="77777777" w:rsidR="00392FDA" w:rsidRDefault="00000000">
      <w:pPr>
        <w:widowControl w:val="0"/>
        <w:pBdr>
          <w:top w:val="nil"/>
          <w:left w:val="nil"/>
          <w:bottom w:val="nil"/>
          <w:right w:val="nil"/>
          <w:between w:val="nil"/>
        </w:pBdr>
        <w:spacing w:line="240" w:lineRule="auto"/>
        <w:jc w:val="center"/>
        <w:rPr>
          <w:b/>
          <w:color w:val="000000"/>
        </w:rPr>
      </w:pPr>
      <w:r>
        <w:rPr>
          <w:b/>
          <w:color w:val="000000"/>
        </w:rPr>
        <w:t xml:space="preserve">PARTNERLİK SÖZLEŞMESİ </w:t>
      </w:r>
    </w:p>
    <w:p w14:paraId="696A17E7" w14:textId="77777777" w:rsidR="00392FDA" w:rsidRDefault="00000000">
      <w:pPr>
        <w:widowControl w:val="0"/>
        <w:pBdr>
          <w:top w:val="nil"/>
          <w:left w:val="nil"/>
          <w:bottom w:val="nil"/>
          <w:right w:val="nil"/>
          <w:between w:val="nil"/>
        </w:pBdr>
        <w:spacing w:before="231" w:line="240" w:lineRule="auto"/>
        <w:ind w:left="122"/>
        <w:rPr>
          <w:b/>
          <w:color w:val="000000"/>
        </w:rPr>
      </w:pPr>
      <w:r>
        <w:rPr>
          <w:b/>
          <w:color w:val="000000"/>
        </w:rPr>
        <w:t xml:space="preserve">1. TARAFLAR </w:t>
      </w:r>
    </w:p>
    <w:p w14:paraId="2623F287" w14:textId="0C396262" w:rsidR="00E90734" w:rsidRPr="00E90734" w:rsidRDefault="00000000" w:rsidP="00E90734">
      <w:pPr>
        <w:pStyle w:val="p1"/>
        <w:rPr>
          <w:rFonts w:ascii="Arial" w:eastAsia="Arial" w:hAnsi="Arial" w:cs="Arial"/>
          <w:b/>
          <w:color w:val="000000"/>
          <w:sz w:val="22"/>
          <w:szCs w:val="22"/>
        </w:rPr>
      </w:pPr>
      <w:r>
        <w:rPr>
          <w:rFonts w:ascii="Arial" w:eastAsia="Arial" w:hAnsi="Arial" w:cs="Arial"/>
          <w:color w:val="000000"/>
          <w:sz w:val="22"/>
          <w:szCs w:val="22"/>
        </w:rPr>
        <w:t xml:space="preserve">İşbu </w:t>
      </w:r>
      <w:r>
        <w:rPr>
          <w:rFonts w:ascii="Arial" w:eastAsia="Arial" w:hAnsi="Arial" w:cs="Arial"/>
          <w:b/>
          <w:color w:val="000000"/>
          <w:sz w:val="22"/>
          <w:szCs w:val="22"/>
        </w:rPr>
        <w:t xml:space="preserve">Partnerlik Sözleşmesi </w:t>
      </w:r>
      <w:r>
        <w:rPr>
          <w:rFonts w:ascii="Arial" w:eastAsia="Arial" w:hAnsi="Arial" w:cs="Arial"/>
          <w:i/>
          <w:color w:val="000000"/>
          <w:sz w:val="22"/>
          <w:szCs w:val="22"/>
        </w:rPr>
        <w:t>(bundan böyle “</w:t>
      </w:r>
      <w:r>
        <w:rPr>
          <w:rFonts w:ascii="Arial" w:eastAsia="Arial" w:hAnsi="Arial" w:cs="Arial"/>
          <w:b/>
          <w:i/>
          <w:color w:val="000000"/>
          <w:sz w:val="22"/>
          <w:szCs w:val="22"/>
        </w:rPr>
        <w:t>Sözleşme</w:t>
      </w:r>
      <w:r>
        <w:rPr>
          <w:rFonts w:ascii="Arial" w:eastAsia="Arial" w:hAnsi="Arial" w:cs="Arial"/>
          <w:i/>
          <w:color w:val="000000"/>
          <w:sz w:val="22"/>
          <w:szCs w:val="22"/>
        </w:rPr>
        <w:t xml:space="preserve">” olarak anılacaktır.) </w:t>
      </w:r>
      <w:ins w:id="0" w:author="Aykut Kutlusan" w:date="2026-04-02T11:14:00Z" w16du:dateUtc="2026-04-02T08:14:00Z">
        <w:r w:rsidR="00F83BBB">
          <w:rPr>
            <w:rFonts w:ascii="Arial" w:eastAsia="Arial" w:hAnsi="Arial" w:cs="Arial"/>
            <w:i/>
            <w:color w:val="000000"/>
            <w:sz w:val="22"/>
            <w:szCs w:val="22"/>
          </w:rPr>
          <w:t xml:space="preserve">… adresinde faaliyet </w:t>
        </w:r>
        <w:proofErr w:type="gramStart"/>
        <w:r w:rsidR="00F83BBB">
          <w:rPr>
            <w:rFonts w:ascii="Arial" w:eastAsia="Arial" w:hAnsi="Arial" w:cs="Arial"/>
            <w:i/>
            <w:color w:val="000000"/>
            <w:sz w:val="22"/>
            <w:szCs w:val="22"/>
          </w:rPr>
          <w:t>gösteren  ve</w:t>
        </w:r>
        <w:proofErr w:type="gramEnd"/>
        <w:r w:rsidR="00F83BBB">
          <w:rPr>
            <w:rFonts w:ascii="Arial" w:eastAsia="Arial" w:hAnsi="Arial" w:cs="Arial"/>
            <w:i/>
            <w:color w:val="000000"/>
            <w:sz w:val="22"/>
            <w:szCs w:val="22"/>
          </w:rPr>
          <w:t xml:space="preserve"> KEP </w:t>
        </w:r>
        <w:proofErr w:type="gramStart"/>
        <w:r w:rsidR="00F83BBB">
          <w:rPr>
            <w:rFonts w:ascii="Arial" w:eastAsia="Arial" w:hAnsi="Arial" w:cs="Arial"/>
            <w:i/>
            <w:color w:val="000000"/>
            <w:sz w:val="22"/>
            <w:szCs w:val="22"/>
          </w:rPr>
          <w:t>adresi  …</w:t>
        </w:r>
        <w:proofErr w:type="gramEnd"/>
        <w:r w:rsidR="00F83BBB">
          <w:rPr>
            <w:rFonts w:ascii="Arial" w:eastAsia="Arial" w:hAnsi="Arial" w:cs="Arial"/>
            <w:i/>
            <w:color w:val="000000"/>
            <w:sz w:val="22"/>
            <w:szCs w:val="22"/>
          </w:rPr>
          <w:t xml:space="preserve"> olan </w:t>
        </w:r>
      </w:ins>
      <w:r w:rsidR="00E90734" w:rsidRPr="00E90734">
        <w:rPr>
          <w:rFonts w:ascii="Arial" w:eastAsia="Arial" w:hAnsi="Arial" w:cs="Arial"/>
          <w:b/>
          <w:color w:val="000000"/>
          <w:sz w:val="22"/>
          <w:szCs w:val="22"/>
        </w:rPr>
        <w:t>POLITUS ANALYTICS ARAŞTIRMA DANIŞMANLIK ANONİM ŞİRKETİ</w:t>
      </w:r>
    </w:p>
    <w:p w14:paraId="4C1BF750" w14:textId="2E21629E" w:rsidR="00392FDA" w:rsidRDefault="00000000" w:rsidP="00F83BBB">
      <w:pPr>
        <w:widowControl w:val="0"/>
        <w:pBdr>
          <w:top w:val="nil"/>
          <w:left w:val="nil"/>
          <w:bottom w:val="nil"/>
          <w:right w:val="nil"/>
          <w:between w:val="nil"/>
        </w:pBdr>
        <w:spacing w:before="236" w:line="262" w:lineRule="auto"/>
        <w:ind w:left="5" w:right="-5" w:firstLine="18"/>
        <w:jc w:val="both"/>
        <w:rPr>
          <w:color w:val="000000"/>
        </w:rPr>
      </w:pPr>
      <w:r>
        <w:rPr>
          <w:i/>
          <w:color w:val="000000"/>
        </w:rPr>
        <w:t>(</w:t>
      </w:r>
      <w:r>
        <w:rPr>
          <w:b/>
          <w:i/>
          <w:color w:val="000000"/>
        </w:rPr>
        <w:t>“</w:t>
      </w:r>
      <w:r w:rsidR="00E90734">
        <w:rPr>
          <w:b/>
          <w:i/>
          <w:color w:val="000000"/>
        </w:rPr>
        <w:t>Politus</w:t>
      </w:r>
      <w:r>
        <w:rPr>
          <w:b/>
          <w:i/>
          <w:color w:val="000000"/>
        </w:rPr>
        <w:t xml:space="preserve">” </w:t>
      </w:r>
      <w:r>
        <w:rPr>
          <w:i/>
          <w:color w:val="000000"/>
        </w:rPr>
        <w:t xml:space="preserve">olarak anılacaktır) </w:t>
      </w:r>
      <w:r>
        <w:rPr>
          <w:color w:val="000000"/>
        </w:rPr>
        <w:t xml:space="preserve">ile </w:t>
      </w:r>
      <w:ins w:id="1" w:author="Aykut Kutlusan" w:date="2026-04-02T11:13:00Z">
        <w:r w:rsidR="00F83BBB" w:rsidRPr="00F83BBB">
          <w:rPr>
            <w:color w:val="000000"/>
          </w:rPr>
          <w:t xml:space="preserve">19 Mayıs Mahallesi, 19 Mayıs Caddesi No:4, Nova-Baran Plaza Kat:18 Şişli/İSTANBUL adresinde faaliyet gösteren ve KEP adresi </w:t>
        </w:r>
        <w:r w:rsidR="00F83BBB" w:rsidRPr="00F83BBB">
          <w:rPr>
            <w:color w:val="000000"/>
          </w:rPr>
          <w:fldChar w:fldCharType="begin"/>
        </w:r>
        <w:r w:rsidR="00F83BBB" w:rsidRPr="00F83BBB">
          <w:rPr>
            <w:color w:val="000000"/>
          </w:rPr>
          <w:instrText>HYPERLINK "mailto:destek@turkkep.hs03.kep.tr"</w:instrText>
        </w:r>
        <w:r w:rsidR="00F83BBB" w:rsidRPr="00F83BBB">
          <w:rPr>
            <w:color w:val="000000"/>
          </w:rPr>
        </w:r>
        <w:r w:rsidR="00F83BBB" w:rsidRPr="00F83BBB">
          <w:rPr>
            <w:color w:val="000000"/>
          </w:rPr>
          <w:fldChar w:fldCharType="separate"/>
        </w:r>
        <w:r w:rsidR="00F83BBB" w:rsidRPr="00F83BBB">
          <w:rPr>
            <w:rStyle w:val="Kpr"/>
          </w:rPr>
          <w:t>destek@turkkep.hs03.kep.tr</w:t>
        </w:r>
      </w:ins>
      <w:ins w:id="2" w:author="Aykut Kutlusan" w:date="2026-04-02T11:13:00Z" w16du:dateUtc="2026-04-02T08:13:00Z">
        <w:r w:rsidR="00F83BBB" w:rsidRPr="00F83BBB">
          <w:rPr>
            <w:color w:val="000000"/>
          </w:rPr>
          <w:fldChar w:fldCharType="end"/>
        </w:r>
      </w:ins>
      <w:ins w:id="3" w:author="Aykut Kutlusan" w:date="2026-04-02T11:13:00Z">
        <w:r w:rsidR="00F83BBB" w:rsidRPr="00F83BBB">
          <w:rPr>
            <w:color w:val="000000"/>
          </w:rPr>
          <w:t xml:space="preserve"> olan TÜRKKEP Kayıtlı Elektronik Posta Hizmetleri Anonim Şirketi (“TÜRKKEP (İŞİN SAHİBİ)”)</w:t>
        </w:r>
      </w:ins>
      <w:del w:id="4" w:author="Aykut Kutlusan" w:date="2026-04-02T11:13:00Z" w16du:dateUtc="2026-04-02T08:13:00Z">
        <w:r w:rsidR="00E90734" w:rsidDel="00F83BBB">
          <w:rPr>
            <w:color w:val="000000"/>
          </w:rPr>
          <w:delText>7321710955</w:delText>
        </w:r>
        <w:r w:rsidDel="00F83BBB">
          <w:rPr>
            <w:color w:val="000000"/>
          </w:rPr>
          <w:delText xml:space="preserve"> (TC Kimlik Numarası/Vergi  Kimlik Numarası:( ) </w:delText>
        </w:r>
      </w:del>
      <w:r>
        <w:rPr>
          <w:color w:val="000000"/>
        </w:rPr>
        <w:t>( “Partner” olarak anılacaktır)</w:t>
      </w:r>
      <w:del w:id="5" w:author="Aykut Kutlusan" w:date="2026-04-02T11:13:00Z" w16du:dateUtc="2026-04-02T08:13:00Z">
        <w:r w:rsidDel="00F83BBB">
          <w:rPr>
            <w:color w:val="000000"/>
          </w:rPr>
          <w:delText xml:space="preserve"> , arasında </w:delText>
        </w:r>
        <w:r w:rsidR="007B7AE4" w:rsidDel="00F83BBB">
          <w:rPr>
            <w:color w:val="000000"/>
          </w:rPr>
          <w:delText>..</w:delText>
        </w:r>
        <w:r w:rsidR="00E90734" w:rsidDel="00F83BBB">
          <w:rPr>
            <w:color w:val="000000"/>
          </w:rPr>
          <w:delText>/</w:delText>
        </w:r>
        <w:r w:rsidR="007B7AE4" w:rsidDel="00F83BBB">
          <w:rPr>
            <w:color w:val="000000"/>
          </w:rPr>
          <w:delText>..</w:delText>
        </w:r>
        <w:r w:rsidR="003A7D62" w:rsidDel="00F83BBB">
          <w:rPr>
            <w:color w:val="000000"/>
          </w:rPr>
          <w:delText>/</w:delText>
        </w:r>
        <w:r w:rsidR="007B7AE4" w:rsidDel="00F83BBB">
          <w:rPr>
            <w:color w:val="000000"/>
          </w:rPr>
          <w:delText>….</w:delText>
        </w:r>
        <w:r w:rsidDel="00F83BBB">
          <w:rPr>
            <w:color w:val="000000"/>
          </w:rPr>
          <w:delText xml:space="preserve">  tarihinde </w:delText>
        </w:r>
      </w:del>
      <w:r>
        <w:rPr>
          <w:color w:val="000000"/>
        </w:rPr>
        <w:t>akdedilmiştir. Politus ve Partner, bundan böyle ayrı ayrı “</w:t>
      </w:r>
      <w:r>
        <w:rPr>
          <w:b/>
          <w:color w:val="000000"/>
        </w:rPr>
        <w:t>Taraf</w:t>
      </w:r>
      <w:r>
        <w:rPr>
          <w:color w:val="000000"/>
        </w:rPr>
        <w:t>” ve birlikte “</w:t>
      </w:r>
      <w:proofErr w:type="gramStart"/>
      <w:r>
        <w:rPr>
          <w:b/>
          <w:color w:val="000000"/>
        </w:rPr>
        <w:t>Taraflar</w:t>
      </w:r>
      <w:r>
        <w:rPr>
          <w:color w:val="000000"/>
        </w:rPr>
        <w:t>”  olarak</w:t>
      </w:r>
      <w:proofErr w:type="gramEnd"/>
      <w:r>
        <w:rPr>
          <w:color w:val="000000"/>
        </w:rPr>
        <w:t xml:space="preserve"> anılacaktır.  </w:t>
      </w:r>
    </w:p>
    <w:p w14:paraId="67EBA2D5" w14:textId="77777777" w:rsidR="00392FDA" w:rsidRDefault="00000000">
      <w:pPr>
        <w:widowControl w:val="0"/>
        <w:pBdr>
          <w:top w:val="nil"/>
          <w:left w:val="nil"/>
          <w:bottom w:val="nil"/>
          <w:right w:val="nil"/>
          <w:between w:val="nil"/>
        </w:pBdr>
        <w:spacing w:before="210" w:line="265" w:lineRule="auto"/>
        <w:ind w:left="19" w:right="-8" w:firstLine="2"/>
        <w:rPr>
          <w:color w:val="000000"/>
        </w:rPr>
      </w:pPr>
      <w:proofErr w:type="spellStart"/>
      <w:r>
        <w:rPr>
          <w:color w:val="000000"/>
        </w:rPr>
        <w:t>Partner’in</w:t>
      </w:r>
      <w:proofErr w:type="spellEnd"/>
      <w:r>
        <w:rPr>
          <w:color w:val="000000"/>
        </w:rPr>
        <w:t xml:space="preserve"> hali hazırda sahip olduğu veya Sözleşme süresince ulaşacağı kişi veyahut </w:t>
      </w:r>
      <w:proofErr w:type="gramStart"/>
      <w:r>
        <w:rPr>
          <w:color w:val="000000"/>
        </w:rPr>
        <w:t xml:space="preserve">kurumlar  </w:t>
      </w:r>
      <w:r>
        <w:rPr>
          <w:b/>
          <w:color w:val="000000"/>
        </w:rPr>
        <w:t>“</w:t>
      </w:r>
      <w:proofErr w:type="gramEnd"/>
      <w:r>
        <w:rPr>
          <w:b/>
          <w:color w:val="000000"/>
        </w:rPr>
        <w:t xml:space="preserve">Müşteri” </w:t>
      </w:r>
      <w:r>
        <w:rPr>
          <w:color w:val="000000"/>
        </w:rPr>
        <w:t xml:space="preserve">olarak anılacaktır. </w:t>
      </w:r>
    </w:p>
    <w:p w14:paraId="55D2BF5C" w14:textId="77777777" w:rsidR="00392FDA" w:rsidRDefault="00000000">
      <w:pPr>
        <w:widowControl w:val="0"/>
        <w:pBdr>
          <w:top w:val="nil"/>
          <w:left w:val="nil"/>
          <w:bottom w:val="nil"/>
          <w:right w:val="nil"/>
          <w:between w:val="nil"/>
        </w:pBdr>
        <w:spacing w:before="208" w:line="240" w:lineRule="auto"/>
        <w:ind w:left="110"/>
        <w:rPr>
          <w:b/>
          <w:color w:val="000000"/>
        </w:rPr>
      </w:pPr>
      <w:r>
        <w:rPr>
          <w:b/>
          <w:color w:val="000000"/>
        </w:rPr>
        <w:t xml:space="preserve">2. SÖZLEŞMENİN KONUSU VE KAPSAMI </w:t>
      </w:r>
    </w:p>
    <w:p w14:paraId="1104218A" w14:textId="642AFAC7" w:rsidR="00392FDA" w:rsidRDefault="00000000">
      <w:pPr>
        <w:widowControl w:val="0"/>
        <w:pBdr>
          <w:top w:val="nil"/>
          <w:left w:val="nil"/>
          <w:bottom w:val="nil"/>
          <w:right w:val="nil"/>
          <w:between w:val="nil"/>
        </w:pBdr>
        <w:spacing w:before="231" w:line="263" w:lineRule="auto"/>
        <w:ind w:left="1453" w:right="-3" w:hanging="729"/>
        <w:jc w:val="both"/>
        <w:rPr>
          <w:color w:val="000000"/>
        </w:rPr>
      </w:pPr>
      <w:r>
        <w:rPr>
          <w:b/>
          <w:color w:val="000000"/>
        </w:rPr>
        <w:t xml:space="preserve">2.1. </w:t>
      </w:r>
      <w:r w:rsidR="00CF4952">
        <w:rPr>
          <w:b/>
          <w:color w:val="000000"/>
        </w:rPr>
        <w:tab/>
      </w:r>
      <w:r>
        <w:rPr>
          <w:color w:val="000000"/>
        </w:rPr>
        <w:t xml:space="preserve">İşbu Sözleşme’nin konusu gerçekleştirilecek </w:t>
      </w:r>
      <w:proofErr w:type="gramStart"/>
      <w:r>
        <w:rPr>
          <w:color w:val="000000"/>
        </w:rPr>
        <w:t>işbirliğine</w:t>
      </w:r>
      <w:proofErr w:type="gramEnd"/>
      <w:r>
        <w:rPr>
          <w:color w:val="000000"/>
        </w:rPr>
        <w:t xml:space="preserve"> ilişkin </w:t>
      </w:r>
      <w:proofErr w:type="gramStart"/>
      <w:r>
        <w:rPr>
          <w:color w:val="000000"/>
        </w:rPr>
        <w:t>Taraflar’ın  karşılıklı</w:t>
      </w:r>
      <w:proofErr w:type="gramEnd"/>
      <w:r>
        <w:rPr>
          <w:color w:val="000000"/>
        </w:rPr>
        <w:t xml:space="preserve"> hak ve yükümlülüklerinin belirlenmesidir. Partner, işbu </w:t>
      </w:r>
      <w:proofErr w:type="gramStart"/>
      <w:r>
        <w:rPr>
          <w:color w:val="000000"/>
        </w:rPr>
        <w:t>Sözleşme  konusu</w:t>
      </w:r>
      <w:proofErr w:type="gramEnd"/>
      <w:r>
        <w:rPr>
          <w:color w:val="000000"/>
        </w:rPr>
        <w:t xml:space="preserve"> hizmetlerin doğrudan kendisi tarafından yerine getirileceğini </w:t>
      </w:r>
      <w:proofErr w:type="gramStart"/>
      <w:r>
        <w:rPr>
          <w:color w:val="000000"/>
        </w:rPr>
        <w:t>taahhüt  etmektedir</w:t>
      </w:r>
      <w:proofErr w:type="gramEnd"/>
      <w:r>
        <w:rPr>
          <w:color w:val="000000"/>
        </w:rPr>
        <w:t xml:space="preserve">. </w:t>
      </w:r>
    </w:p>
    <w:p w14:paraId="66875AEF" w14:textId="5FE38C84" w:rsidR="00392FDA" w:rsidRDefault="00000000">
      <w:pPr>
        <w:widowControl w:val="0"/>
        <w:pBdr>
          <w:top w:val="nil"/>
          <w:left w:val="nil"/>
          <w:bottom w:val="nil"/>
          <w:right w:val="nil"/>
          <w:between w:val="nil"/>
        </w:pBdr>
        <w:spacing w:before="214" w:line="262" w:lineRule="auto"/>
        <w:ind w:left="1453" w:right="-6" w:hanging="729"/>
        <w:jc w:val="both"/>
        <w:rPr>
          <w:color w:val="000000"/>
        </w:rPr>
      </w:pPr>
      <w:r>
        <w:rPr>
          <w:b/>
          <w:color w:val="000000"/>
        </w:rPr>
        <w:t xml:space="preserve">2.2. </w:t>
      </w:r>
      <w:r w:rsidR="00CF4952">
        <w:rPr>
          <w:b/>
          <w:color w:val="000000"/>
        </w:rPr>
        <w:tab/>
      </w:r>
      <w:r>
        <w:rPr>
          <w:color w:val="000000"/>
        </w:rPr>
        <w:t xml:space="preserve">Taraflar arasında gerçekleştirilecek </w:t>
      </w:r>
      <w:proofErr w:type="gramStart"/>
      <w:r>
        <w:rPr>
          <w:color w:val="000000"/>
        </w:rPr>
        <w:t>işbirliği</w:t>
      </w:r>
      <w:proofErr w:type="gramEnd"/>
      <w:r>
        <w:rPr>
          <w:color w:val="000000"/>
        </w:rPr>
        <w:t xml:space="preserve"> kapsamında Partner, </w:t>
      </w:r>
      <w:proofErr w:type="gramStart"/>
      <w:r w:rsidR="00E90734">
        <w:rPr>
          <w:color w:val="000000"/>
        </w:rPr>
        <w:t>Politus</w:t>
      </w:r>
      <w:r>
        <w:rPr>
          <w:color w:val="000000"/>
        </w:rPr>
        <w:t>’</w:t>
      </w:r>
      <w:r w:rsidR="00E90734">
        <w:rPr>
          <w:color w:val="000000"/>
        </w:rPr>
        <w:t>u</w:t>
      </w:r>
      <w:r>
        <w:rPr>
          <w:color w:val="000000"/>
        </w:rPr>
        <w:t>n  ürün</w:t>
      </w:r>
      <w:proofErr w:type="gramEnd"/>
      <w:r>
        <w:rPr>
          <w:color w:val="000000"/>
        </w:rPr>
        <w:t xml:space="preserve"> ve hizmetlerin Müşteri adayları ile buluşturacak ve </w:t>
      </w:r>
      <w:r w:rsidR="00E90734">
        <w:rPr>
          <w:color w:val="000000"/>
        </w:rPr>
        <w:t>Politus</w:t>
      </w:r>
      <w:r>
        <w:rPr>
          <w:color w:val="000000"/>
        </w:rPr>
        <w:t xml:space="preserve"> ile </w:t>
      </w:r>
      <w:proofErr w:type="gramStart"/>
      <w:r>
        <w:rPr>
          <w:color w:val="000000"/>
        </w:rPr>
        <w:t>Müşterilerin  anlaşması</w:t>
      </w:r>
      <w:proofErr w:type="gramEnd"/>
      <w:r>
        <w:rPr>
          <w:color w:val="000000"/>
        </w:rPr>
        <w:t xml:space="preserve"> durumunda komisyon hakkı elde edecektir. </w:t>
      </w:r>
    </w:p>
    <w:p w14:paraId="71D024A1" w14:textId="5DFEFA74" w:rsidR="00D74C7A" w:rsidRDefault="00D74C7A">
      <w:pPr>
        <w:widowControl w:val="0"/>
        <w:pBdr>
          <w:top w:val="nil"/>
          <w:left w:val="nil"/>
          <w:bottom w:val="nil"/>
          <w:right w:val="nil"/>
          <w:between w:val="nil"/>
        </w:pBdr>
        <w:spacing w:before="214" w:line="262" w:lineRule="auto"/>
        <w:ind w:left="1453" w:right="-6" w:hanging="729"/>
        <w:jc w:val="both"/>
        <w:rPr>
          <w:color w:val="000000"/>
        </w:rPr>
      </w:pPr>
      <w:r>
        <w:rPr>
          <w:b/>
          <w:color w:val="000000"/>
        </w:rPr>
        <w:t>2.</w:t>
      </w:r>
      <w:r w:rsidRPr="00D74C7A">
        <w:rPr>
          <w:b/>
          <w:bCs/>
          <w:color w:val="000000"/>
        </w:rPr>
        <w:t>3.</w:t>
      </w:r>
      <w:r>
        <w:rPr>
          <w:color w:val="000000"/>
        </w:rPr>
        <w:tab/>
        <w:t xml:space="preserve">Partner görüşme yaparak potansiyel müşteri olarak belirlediği firmaları </w:t>
      </w:r>
      <w:proofErr w:type="spellStart"/>
      <w:r>
        <w:rPr>
          <w:color w:val="000000"/>
        </w:rPr>
        <w:t>Politus’a</w:t>
      </w:r>
      <w:proofErr w:type="spellEnd"/>
      <w:r>
        <w:rPr>
          <w:color w:val="000000"/>
        </w:rPr>
        <w:t xml:space="preserve"> bildirdikten sonra bir yıl boyunca </w:t>
      </w:r>
      <w:proofErr w:type="spellStart"/>
      <w:r>
        <w:rPr>
          <w:color w:val="000000"/>
        </w:rPr>
        <w:t>Partner’a</w:t>
      </w:r>
      <w:proofErr w:type="spellEnd"/>
      <w:r>
        <w:rPr>
          <w:color w:val="000000"/>
        </w:rPr>
        <w:t xml:space="preserve"> </w:t>
      </w:r>
      <w:proofErr w:type="spellStart"/>
      <w:r>
        <w:rPr>
          <w:color w:val="000000"/>
        </w:rPr>
        <w:t>register</w:t>
      </w:r>
      <w:proofErr w:type="spellEnd"/>
      <w:r>
        <w:rPr>
          <w:color w:val="000000"/>
        </w:rPr>
        <w:t xml:space="preserve"> edilecektir.</w:t>
      </w:r>
    </w:p>
    <w:p w14:paraId="04130397" w14:textId="7825BEF6" w:rsidR="00D74C7A" w:rsidRDefault="00D74C7A">
      <w:pPr>
        <w:widowControl w:val="0"/>
        <w:pBdr>
          <w:top w:val="nil"/>
          <w:left w:val="nil"/>
          <w:bottom w:val="nil"/>
          <w:right w:val="nil"/>
          <w:between w:val="nil"/>
        </w:pBdr>
        <w:spacing w:before="214" w:line="262" w:lineRule="auto"/>
        <w:ind w:left="1453" w:right="-6" w:hanging="729"/>
        <w:jc w:val="both"/>
        <w:rPr>
          <w:color w:val="000000"/>
        </w:rPr>
      </w:pPr>
      <w:r>
        <w:rPr>
          <w:b/>
          <w:color w:val="000000"/>
        </w:rPr>
        <w:t>2.</w:t>
      </w:r>
      <w:r>
        <w:rPr>
          <w:color w:val="000000"/>
        </w:rPr>
        <w:t>4.</w:t>
      </w:r>
      <w:r>
        <w:rPr>
          <w:color w:val="000000"/>
        </w:rPr>
        <w:tab/>
        <w:t xml:space="preserve">Partner Politus ürünlerini öncelik ve özellikler Finans ve Fintech kurumlarına sunacaktır. Bu konuda </w:t>
      </w:r>
      <w:proofErr w:type="spellStart"/>
      <w:r>
        <w:rPr>
          <w:color w:val="000000"/>
        </w:rPr>
        <w:t>Politus</w:t>
      </w:r>
      <w:proofErr w:type="spellEnd"/>
      <w:r>
        <w:rPr>
          <w:color w:val="000000"/>
        </w:rPr>
        <w:t xml:space="preserve"> </w:t>
      </w:r>
      <w:proofErr w:type="spellStart"/>
      <w:r>
        <w:rPr>
          <w:color w:val="000000"/>
        </w:rPr>
        <w:t>Partner’ın</w:t>
      </w:r>
      <w:proofErr w:type="spellEnd"/>
      <w:r>
        <w:rPr>
          <w:color w:val="000000"/>
        </w:rPr>
        <w:t xml:space="preserve"> </w:t>
      </w:r>
      <w:proofErr w:type="spellStart"/>
      <w:r>
        <w:rPr>
          <w:color w:val="000000"/>
        </w:rPr>
        <w:t>faliyetlerine</w:t>
      </w:r>
      <w:proofErr w:type="spellEnd"/>
      <w:r>
        <w:rPr>
          <w:color w:val="000000"/>
        </w:rPr>
        <w:t xml:space="preserve"> destek olacak ve beraber hareket etmeye özen göstereceklerdir.</w:t>
      </w:r>
    </w:p>
    <w:p w14:paraId="71B87EAE" w14:textId="77777777" w:rsidR="00392FDA" w:rsidRDefault="00000000">
      <w:pPr>
        <w:widowControl w:val="0"/>
        <w:pBdr>
          <w:top w:val="nil"/>
          <w:left w:val="nil"/>
          <w:bottom w:val="nil"/>
          <w:right w:val="nil"/>
          <w:between w:val="nil"/>
        </w:pBdr>
        <w:spacing w:before="210" w:line="240" w:lineRule="auto"/>
        <w:ind w:left="113"/>
        <w:rPr>
          <w:b/>
          <w:color w:val="000000"/>
        </w:rPr>
      </w:pPr>
      <w:r>
        <w:rPr>
          <w:b/>
          <w:color w:val="000000"/>
        </w:rPr>
        <w:t xml:space="preserve">3.TARAFLARIN HAK VE YÜKÜMLÜLÜKLER </w:t>
      </w:r>
    </w:p>
    <w:p w14:paraId="4DE0BCB7" w14:textId="77777777" w:rsidR="00392FDA" w:rsidRDefault="00000000">
      <w:pPr>
        <w:widowControl w:val="0"/>
        <w:pBdr>
          <w:top w:val="nil"/>
          <w:left w:val="nil"/>
          <w:bottom w:val="nil"/>
          <w:right w:val="nil"/>
          <w:between w:val="nil"/>
        </w:pBdr>
        <w:spacing w:before="231" w:line="240" w:lineRule="auto"/>
        <w:ind w:left="726"/>
        <w:rPr>
          <w:b/>
          <w:color w:val="000000"/>
        </w:rPr>
      </w:pPr>
      <w:r>
        <w:rPr>
          <w:b/>
          <w:color w:val="000000"/>
        </w:rPr>
        <w:t xml:space="preserve">3.1. </w:t>
      </w:r>
      <w:r w:rsidR="00E90734">
        <w:rPr>
          <w:b/>
          <w:color w:val="000000"/>
        </w:rPr>
        <w:t>POLİTUS</w:t>
      </w:r>
      <w:r>
        <w:rPr>
          <w:b/>
          <w:color w:val="000000"/>
        </w:rPr>
        <w:t>’</w:t>
      </w:r>
      <w:r w:rsidR="00E90734">
        <w:rPr>
          <w:b/>
          <w:color w:val="000000"/>
        </w:rPr>
        <w:t>U</w:t>
      </w:r>
      <w:r>
        <w:rPr>
          <w:b/>
          <w:color w:val="000000"/>
        </w:rPr>
        <w:t xml:space="preserve">N HAK VE YÜKÜMLÜLÜKLERİ </w:t>
      </w:r>
    </w:p>
    <w:p w14:paraId="41B49AB6" w14:textId="37929732" w:rsidR="00392FDA" w:rsidRDefault="00000000">
      <w:pPr>
        <w:widowControl w:val="0"/>
        <w:pBdr>
          <w:top w:val="nil"/>
          <w:left w:val="nil"/>
          <w:bottom w:val="nil"/>
          <w:right w:val="nil"/>
          <w:between w:val="nil"/>
        </w:pBdr>
        <w:spacing w:before="236" w:line="262" w:lineRule="auto"/>
        <w:ind w:left="1571" w:right="-1" w:hanging="908"/>
        <w:jc w:val="both"/>
        <w:rPr>
          <w:color w:val="000000"/>
        </w:rPr>
      </w:pPr>
      <w:r>
        <w:rPr>
          <w:b/>
          <w:color w:val="000000"/>
        </w:rPr>
        <w:t xml:space="preserve">3.1.1. </w:t>
      </w:r>
      <w:r w:rsidR="00CF4952">
        <w:rPr>
          <w:b/>
          <w:color w:val="000000"/>
        </w:rPr>
        <w:tab/>
      </w:r>
      <w:r>
        <w:rPr>
          <w:color w:val="000000"/>
        </w:rPr>
        <w:t xml:space="preserve">Müşteri adayları ve Müşteriler ile her türlü işlemi işbu Sözleşme’de </w:t>
      </w:r>
      <w:proofErr w:type="gramStart"/>
      <w:r>
        <w:rPr>
          <w:color w:val="000000"/>
        </w:rPr>
        <w:t>belirtilen  esaslar</w:t>
      </w:r>
      <w:proofErr w:type="gramEnd"/>
      <w:r>
        <w:rPr>
          <w:color w:val="000000"/>
        </w:rPr>
        <w:t xml:space="preserve"> dahilinde ve </w:t>
      </w:r>
      <w:r w:rsidR="00E90734">
        <w:rPr>
          <w:color w:val="000000"/>
        </w:rPr>
        <w:t>Politus</w:t>
      </w:r>
      <w:r>
        <w:rPr>
          <w:color w:val="000000"/>
        </w:rPr>
        <w:t xml:space="preserve"> tarafından belirlenen standartlarda ve </w:t>
      </w:r>
      <w:proofErr w:type="gramStart"/>
      <w:r>
        <w:rPr>
          <w:color w:val="000000"/>
        </w:rPr>
        <w:t>şekilde  sunacaktır</w:t>
      </w:r>
      <w:proofErr w:type="gramEnd"/>
      <w:r>
        <w:rPr>
          <w:color w:val="000000"/>
        </w:rPr>
        <w:t xml:space="preserve">.  </w:t>
      </w:r>
    </w:p>
    <w:p w14:paraId="48A016FA" w14:textId="0DBF1A94" w:rsidR="00392FDA" w:rsidRDefault="00000000">
      <w:pPr>
        <w:widowControl w:val="0"/>
        <w:pBdr>
          <w:top w:val="nil"/>
          <w:left w:val="nil"/>
          <w:bottom w:val="nil"/>
          <w:right w:val="nil"/>
          <w:between w:val="nil"/>
        </w:pBdr>
        <w:spacing w:before="210" w:line="262" w:lineRule="auto"/>
        <w:ind w:left="1572" w:right="-7" w:hanging="910"/>
        <w:jc w:val="both"/>
        <w:rPr>
          <w:color w:val="000000"/>
        </w:rPr>
      </w:pPr>
      <w:r>
        <w:rPr>
          <w:b/>
          <w:color w:val="000000"/>
        </w:rPr>
        <w:t xml:space="preserve">3.1.2. </w:t>
      </w:r>
      <w:r w:rsidR="00CF4952">
        <w:rPr>
          <w:b/>
          <w:color w:val="000000"/>
        </w:rPr>
        <w:tab/>
      </w:r>
      <w:r>
        <w:rPr>
          <w:color w:val="000000"/>
        </w:rPr>
        <w:t xml:space="preserve">Müşteriler ile ilişki süreçleri </w:t>
      </w:r>
      <w:proofErr w:type="spellStart"/>
      <w:r w:rsidR="00E90734">
        <w:rPr>
          <w:color w:val="000000"/>
        </w:rPr>
        <w:t>Politus</w:t>
      </w:r>
      <w:r>
        <w:rPr>
          <w:color w:val="000000"/>
        </w:rPr>
        <w:t>’</w:t>
      </w:r>
      <w:r w:rsidR="00E90734">
        <w:rPr>
          <w:color w:val="000000"/>
        </w:rPr>
        <w:t>u</w:t>
      </w:r>
      <w:r>
        <w:rPr>
          <w:color w:val="000000"/>
        </w:rPr>
        <w:t>n</w:t>
      </w:r>
      <w:proofErr w:type="spellEnd"/>
      <w:r>
        <w:rPr>
          <w:color w:val="000000"/>
        </w:rPr>
        <w:t xml:space="preserve"> marka değeri ve ticari itibarına </w:t>
      </w:r>
      <w:proofErr w:type="gramStart"/>
      <w:r>
        <w:rPr>
          <w:color w:val="000000"/>
        </w:rPr>
        <w:t>uygun,  Partner’in</w:t>
      </w:r>
      <w:proofErr w:type="gramEnd"/>
      <w:r>
        <w:rPr>
          <w:color w:val="000000"/>
        </w:rPr>
        <w:t xml:space="preserve"> kendisinden beklenen nitelikleri haiz olduğunu beyan ve </w:t>
      </w:r>
      <w:proofErr w:type="gramStart"/>
      <w:r>
        <w:rPr>
          <w:color w:val="000000"/>
        </w:rPr>
        <w:t>taahhüt  eder</w:t>
      </w:r>
      <w:proofErr w:type="gramEnd"/>
      <w:r>
        <w:rPr>
          <w:color w:val="000000"/>
        </w:rPr>
        <w:t xml:space="preserve">. </w:t>
      </w:r>
    </w:p>
    <w:p w14:paraId="409E4D03" w14:textId="5F86524E" w:rsidR="00392FDA" w:rsidRDefault="00000000">
      <w:pPr>
        <w:widowControl w:val="0"/>
        <w:pBdr>
          <w:top w:val="nil"/>
          <w:left w:val="nil"/>
          <w:bottom w:val="nil"/>
          <w:right w:val="nil"/>
          <w:between w:val="nil"/>
        </w:pBdr>
        <w:spacing w:before="215" w:line="262" w:lineRule="auto"/>
        <w:ind w:left="1566" w:right="-3" w:hanging="904"/>
        <w:jc w:val="both"/>
        <w:rPr>
          <w:color w:val="000000"/>
        </w:rPr>
      </w:pPr>
      <w:r>
        <w:rPr>
          <w:b/>
          <w:color w:val="000000"/>
        </w:rPr>
        <w:t xml:space="preserve">3.1.3. </w:t>
      </w:r>
      <w:r w:rsidR="00CF4952">
        <w:rPr>
          <w:b/>
          <w:color w:val="000000"/>
        </w:rPr>
        <w:tab/>
      </w:r>
      <w:r w:rsidR="00E90734">
        <w:rPr>
          <w:color w:val="000000"/>
        </w:rPr>
        <w:t>Politus</w:t>
      </w:r>
      <w:r>
        <w:rPr>
          <w:color w:val="000000"/>
        </w:rPr>
        <w:t xml:space="preserve">, olası bir </w:t>
      </w:r>
      <w:proofErr w:type="gramStart"/>
      <w:r>
        <w:rPr>
          <w:color w:val="000000"/>
        </w:rPr>
        <w:t>işbirliği</w:t>
      </w:r>
      <w:proofErr w:type="gramEnd"/>
      <w:r>
        <w:rPr>
          <w:color w:val="000000"/>
        </w:rPr>
        <w:t xml:space="preserve"> sürecinde teklif ve fiyatlandırma </w:t>
      </w:r>
      <w:proofErr w:type="gramStart"/>
      <w:r>
        <w:rPr>
          <w:color w:val="000000"/>
        </w:rPr>
        <w:t>aşamalarını  doğrudan</w:t>
      </w:r>
      <w:proofErr w:type="gramEnd"/>
      <w:r>
        <w:rPr>
          <w:color w:val="000000"/>
        </w:rPr>
        <w:t xml:space="preserve"> müşteri ile yürütür. Partner fiyatlandırma, teklif ve </w:t>
      </w:r>
      <w:proofErr w:type="gramStart"/>
      <w:r>
        <w:rPr>
          <w:color w:val="000000"/>
        </w:rPr>
        <w:t>ödeme  planlamalarına</w:t>
      </w:r>
      <w:proofErr w:type="gramEnd"/>
      <w:r>
        <w:rPr>
          <w:color w:val="000000"/>
        </w:rPr>
        <w:t xml:space="preserve"> herhangi bir şekilde müdahil olamaz, </w:t>
      </w:r>
      <w:r w:rsidR="00E90734">
        <w:rPr>
          <w:color w:val="000000"/>
        </w:rPr>
        <w:t>Politus</w:t>
      </w:r>
      <w:r>
        <w:rPr>
          <w:color w:val="000000"/>
        </w:rPr>
        <w:t xml:space="preserve"> </w:t>
      </w:r>
      <w:proofErr w:type="gramStart"/>
      <w:r>
        <w:rPr>
          <w:color w:val="000000"/>
        </w:rPr>
        <w:t>yerine  fiyatlandırma</w:t>
      </w:r>
      <w:proofErr w:type="gramEnd"/>
      <w:r>
        <w:rPr>
          <w:color w:val="000000"/>
        </w:rPr>
        <w:t xml:space="preserve">, teklif ve ödeme planı yapamaz, </w:t>
      </w:r>
      <w:r w:rsidR="00E90734">
        <w:rPr>
          <w:color w:val="000000"/>
        </w:rPr>
        <w:t>Politus</w:t>
      </w:r>
      <w:r>
        <w:rPr>
          <w:color w:val="000000"/>
        </w:rPr>
        <w:t xml:space="preserve"> adına </w:t>
      </w:r>
      <w:proofErr w:type="gramStart"/>
      <w:r>
        <w:rPr>
          <w:color w:val="000000"/>
        </w:rPr>
        <w:t>tahsilatta  bulunamaz</w:t>
      </w:r>
      <w:proofErr w:type="gramEnd"/>
      <w:r>
        <w:rPr>
          <w:color w:val="000000"/>
        </w:rPr>
        <w:t xml:space="preserve">. Partner, her ne sebeple olursa olsun </w:t>
      </w:r>
      <w:r w:rsidR="00E90734">
        <w:rPr>
          <w:color w:val="000000"/>
        </w:rPr>
        <w:t>Politus</w:t>
      </w:r>
      <w:r>
        <w:rPr>
          <w:color w:val="000000"/>
        </w:rPr>
        <w:t xml:space="preserve"> adına tahsilat </w:t>
      </w:r>
      <w:proofErr w:type="gramStart"/>
      <w:r>
        <w:rPr>
          <w:color w:val="000000"/>
        </w:rPr>
        <w:t>yaptığı  takdirde</w:t>
      </w:r>
      <w:proofErr w:type="gramEnd"/>
      <w:r>
        <w:rPr>
          <w:color w:val="000000"/>
        </w:rPr>
        <w:t xml:space="preserve"> tahsil etmiş olduğu tutarı işbu Sözleşme’nin 4.2. sayılı </w:t>
      </w:r>
      <w:proofErr w:type="gramStart"/>
      <w:r>
        <w:rPr>
          <w:color w:val="000000"/>
        </w:rPr>
        <w:t>hükmündeki  banka</w:t>
      </w:r>
      <w:proofErr w:type="gramEnd"/>
      <w:r>
        <w:rPr>
          <w:color w:val="000000"/>
        </w:rPr>
        <w:t xml:space="preserve"> hesaplarına derhal gönderecektir. Taraflar, bu hükme </w:t>
      </w:r>
      <w:proofErr w:type="gramStart"/>
      <w:r>
        <w:rPr>
          <w:color w:val="000000"/>
        </w:rPr>
        <w:t>aykırı  davrandıkları</w:t>
      </w:r>
      <w:proofErr w:type="gramEnd"/>
      <w:r>
        <w:rPr>
          <w:color w:val="000000"/>
        </w:rPr>
        <w:t xml:space="preserve"> takdirde diğer Tarafta meydana gelen zararı karşılamayı </w:t>
      </w:r>
      <w:proofErr w:type="gramStart"/>
      <w:r>
        <w:rPr>
          <w:color w:val="000000"/>
        </w:rPr>
        <w:t xml:space="preserve">kabul,  </w:t>
      </w:r>
      <w:r>
        <w:rPr>
          <w:color w:val="000000"/>
        </w:rPr>
        <w:lastRenderedPageBreak/>
        <w:t>beyan</w:t>
      </w:r>
      <w:proofErr w:type="gramEnd"/>
      <w:r>
        <w:rPr>
          <w:color w:val="000000"/>
        </w:rPr>
        <w:t xml:space="preserve"> ve taahhüt eder. </w:t>
      </w:r>
      <w:r w:rsidR="00D74C7A">
        <w:rPr>
          <w:color w:val="000000"/>
        </w:rPr>
        <w:t xml:space="preserve">Politus dilediği takdirde müşteri ile teklif ve sözleşme sürecinin Partnere tarafından yürütülmesini uygun bulabilir ve bunu </w:t>
      </w:r>
      <w:proofErr w:type="spellStart"/>
      <w:r w:rsidR="00D74C7A">
        <w:rPr>
          <w:color w:val="000000"/>
        </w:rPr>
        <w:t>partner’a</w:t>
      </w:r>
      <w:proofErr w:type="spellEnd"/>
      <w:r w:rsidR="00D74C7A">
        <w:rPr>
          <w:color w:val="000000"/>
        </w:rPr>
        <w:t xml:space="preserve"> bildirir.</w:t>
      </w:r>
    </w:p>
    <w:p w14:paraId="3F74E871" w14:textId="6EAF7D4D" w:rsidR="00392FDA" w:rsidRDefault="00000000" w:rsidP="003A7D62">
      <w:pPr>
        <w:widowControl w:val="0"/>
        <w:pBdr>
          <w:top w:val="nil"/>
          <w:left w:val="nil"/>
          <w:bottom w:val="nil"/>
          <w:right w:val="nil"/>
          <w:between w:val="nil"/>
        </w:pBdr>
        <w:spacing w:before="215" w:line="262" w:lineRule="auto"/>
        <w:ind w:left="1567" w:right="-6" w:hanging="904"/>
        <w:jc w:val="both"/>
        <w:rPr>
          <w:color w:val="000000"/>
        </w:rPr>
      </w:pPr>
      <w:r>
        <w:rPr>
          <w:b/>
          <w:color w:val="000000"/>
        </w:rPr>
        <w:t xml:space="preserve">3.1.4. </w:t>
      </w:r>
      <w:r w:rsidR="00CF4952">
        <w:rPr>
          <w:b/>
          <w:color w:val="000000"/>
        </w:rPr>
        <w:tab/>
      </w:r>
      <w:r>
        <w:rPr>
          <w:color w:val="000000"/>
        </w:rPr>
        <w:t xml:space="preserve">Taraflar arasındaki iş birliği </w:t>
      </w:r>
      <w:r>
        <w:rPr>
          <w:color w:val="000000"/>
          <w:shd w:val="clear" w:color="auto" w:fill="FFF2CC"/>
        </w:rPr>
        <w:t>sözleşmesi</w:t>
      </w:r>
      <w:r>
        <w:rPr>
          <w:color w:val="000000"/>
        </w:rPr>
        <w:t xml:space="preserve"> sona erse dahi, </w:t>
      </w:r>
      <w:r w:rsidR="00E90734">
        <w:rPr>
          <w:color w:val="000000"/>
        </w:rPr>
        <w:t>Politus</w:t>
      </w:r>
      <w:r>
        <w:rPr>
          <w:color w:val="000000"/>
        </w:rPr>
        <w:t xml:space="preserve">, taahhüt edilen </w:t>
      </w:r>
      <w:proofErr w:type="gramStart"/>
      <w:r>
        <w:rPr>
          <w:color w:val="000000"/>
        </w:rPr>
        <w:t>hizmetleri,  taahhüt</w:t>
      </w:r>
      <w:proofErr w:type="gramEnd"/>
      <w:r>
        <w:rPr>
          <w:color w:val="000000"/>
        </w:rPr>
        <w:t xml:space="preserve"> edilen süre boyunca kesintisiz olarak sağlamaya devam etmeyi </w:t>
      </w:r>
      <w:proofErr w:type="gramStart"/>
      <w:r>
        <w:rPr>
          <w:color w:val="000000"/>
        </w:rPr>
        <w:t>beyan  ve</w:t>
      </w:r>
      <w:proofErr w:type="gramEnd"/>
      <w:r>
        <w:rPr>
          <w:color w:val="000000"/>
        </w:rPr>
        <w:t xml:space="preserve"> kabul eder. Müşteri </w:t>
      </w:r>
      <w:r w:rsidR="00E90734">
        <w:rPr>
          <w:color w:val="000000"/>
        </w:rPr>
        <w:t>Politus</w:t>
      </w:r>
      <w:r>
        <w:rPr>
          <w:color w:val="000000"/>
        </w:rPr>
        <w:t xml:space="preserve"> ile arasında yapılan sözleşmenin herhangi </w:t>
      </w:r>
      <w:proofErr w:type="gramStart"/>
      <w:r>
        <w:rPr>
          <w:color w:val="000000"/>
        </w:rPr>
        <w:t>bir  sebeple</w:t>
      </w:r>
      <w:proofErr w:type="gramEnd"/>
      <w:r>
        <w:rPr>
          <w:color w:val="000000"/>
        </w:rPr>
        <w:t xml:space="preserve"> feshi halinde, </w:t>
      </w:r>
      <w:r w:rsidR="00E90734">
        <w:rPr>
          <w:color w:val="000000"/>
        </w:rPr>
        <w:t>Politus</w:t>
      </w:r>
      <w:r>
        <w:rPr>
          <w:color w:val="000000"/>
        </w:rPr>
        <w:t xml:space="preserve"> sözleşmenin feshedildiğini </w:t>
      </w:r>
      <w:proofErr w:type="gramStart"/>
      <w:r>
        <w:rPr>
          <w:color w:val="000000"/>
        </w:rPr>
        <w:t>Partner’e  bildirecektir</w:t>
      </w:r>
      <w:proofErr w:type="gramEnd"/>
      <w:r>
        <w:rPr>
          <w:color w:val="000000"/>
        </w:rPr>
        <w:t xml:space="preserve">. Müşteri, hukuka aykırı olarak </w:t>
      </w:r>
      <w:r w:rsidR="00E90734">
        <w:rPr>
          <w:color w:val="000000"/>
        </w:rPr>
        <w:t>Politus</w:t>
      </w:r>
      <w:r>
        <w:rPr>
          <w:color w:val="000000"/>
        </w:rPr>
        <w:t xml:space="preserve"> ile akdettiği sözleşmeyi feshetti ise veyahut </w:t>
      </w:r>
      <w:r w:rsidR="00E90734">
        <w:rPr>
          <w:color w:val="000000"/>
        </w:rPr>
        <w:t>Politus</w:t>
      </w:r>
      <w:r>
        <w:rPr>
          <w:color w:val="000000"/>
        </w:rPr>
        <w:t xml:space="preserve">’nın haklı olarak sözleşmeyi feshetmesine </w:t>
      </w:r>
      <w:proofErr w:type="gramStart"/>
      <w:r>
        <w:rPr>
          <w:color w:val="000000"/>
        </w:rPr>
        <w:t>neden  olduysa</w:t>
      </w:r>
      <w:proofErr w:type="gramEnd"/>
      <w:r>
        <w:rPr>
          <w:color w:val="000000"/>
        </w:rPr>
        <w:t xml:space="preserve"> </w:t>
      </w:r>
      <w:r w:rsidR="00E90734">
        <w:rPr>
          <w:color w:val="000000"/>
        </w:rPr>
        <w:t>Politus</w:t>
      </w:r>
      <w:r>
        <w:rPr>
          <w:color w:val="000000"/>
        </w:rPr>
        <w:t xml:space="preserve">, Partner’a işbu durumu bildirecektir.  </w:t>
      </w:r>
    </w:p>
    <w:p w14:paraId="030603B5" w14:textId="5D66E097" w:rsidR="00392FDA" w:rsidRDefault="00000000">
      <w:pPr>
        <w:widowControl w:val="0"/>
        <w:pBdr>
          <w:top w:val="nil"/>
          <w:left w:val="nil"/>
          <w:bottom w:val="nil"/>
          <w:right w:val="nil"/>
          <w:between w:val="nil"/>
        </w:pBdr>
        <w:spacing w:before="208" w:line="263" w:lineRule="auto"/>
        <w:ind w:left="1571" w:right="-3" w:hanging="909"/>
        <w:jc w:val="both"/>
        <w:rPr>
          <w:color w:val="000000"/>
        </w:rPr>
      </w:pPr>
      <w:r>
        <w:rPr>
          <w:b/>
          <w:color w:val="000000"/>
        </w:rPr>
        <w:t xml:space="preserve">3.1.5. </w:t>
      </w:r>
      <w:r w:rsidR="00CF4952">
        <w:rPr>
          <w:b/>
          <w:color w:val="000000"/>
        </w:rPr>
        <w:tab/>
      </w:r>
      <w:proofErr w:type="spellStart"/>
      <w:r w:rsidR="00E90734">
        <w:rPr>
          <w:color w:val="000000"/>
        </w:rPr>
        <w:t>Politus</w:t>
      </w:r>
      <w:proofErr w:type="spellEnd"/>
      <w:r>
        <w:rPr>
          <w:color w:val="000000"/>
        </w:rPr>
        <w:t xml:space="preserve">, </w:t>
      </w:r>
      <w:proofErr w:type="spellStart"/>
      <w:r>
        <w:rPr>
          <w:color w:val="000000"/>
        </w:rPr>
        <w:t>Partner’in</w:t>
      </w:r>
      <w:proofErr w:type="spellEnd"/>
      <w:r>
        <w:rPr>
          <w:color w:val="000000"/>
        </w:rPr>
        <w:t xml:space="preserve"> yönlendirmiş olduğu Müşteri Adayları ile </w:t>
      </w:r>
      <w:proofErr w:type="gramStart"/>
      <w:r>
        <w:rPr>
          <w:color w:val="000000"/>
        </w:rPr>
        <w:t>yapacağı  görüşmeleri</w:t>
      </w:r>
      <w:proofErr w:type="gramEnd"/>
      <w:r>
        <w:rPr>
          <w:color w:val="000000"/>
        </w:rPr>
        <w:t xml:space="preserve"> olumlu sonuçlandırmak için her türlü gayret ve </w:t>
      </w:r>
      <w:proofErr w:type="gramStart"/>
      <w:r>
        <w:rPr>
          <w:color w:val="000000"/>
        </w:rPr>
        <w:t>çabayı  gösterecektir</w:t>
      </w:r>
      <w:proofErr w:type="gramEnd"/>
      <w:r>
        <w:rPr>
          <w:color w:val="000000"/>
        </w:rPr>
        <w:t xml:space="preserve">. Buna keza </w:t>
      </w:r>
      <w:r w:rsidR="00E90734">
        <w:rPr>
          <w:color w:val="000000"/>
        </w:rPr>
        <w:t>Politus</w:t>
      </w:r>
      <w:r>
        <w:rPr>
          <w:color w:val="000000"/>
        </w:rPr>
        <w:t xml:space="preserve">, herhangi bir gerekçe ile </w:t>
      </w:r>
      <w:proofErr w:type="gramStart"/>
      <w:r>
        <w:rPr>
          <w:color w:val="000000"/>
        </w:rPr>
        <w:t>sözleşme  imzalamaya</w:t>
      </w:r>
      <w:proofErr w:type="gramEnd"/>
      <w:r>
        <w:rPr>
          <w:color w:val="000000"/>
        </w:rPr>
        <w:t xml:space="preserve"> ve borç altına girmeye zorlanamaz. Sözleşme yapılması </w:t>
      </w:r>
      <w:proofErr w:type="gramStart"/>
      <w:r>
        <w:rPr>
          <w:color w:val="000000"/>
        </w:rPr>
        <w:t>ve  hizmet</w:t>
      </w:r>
      <w:proofErr w:type="gramEnd"/>
      <w:r>
        <w:rPr>
          <w:color w:val="000000"/>
        </w:rPr>
        <w:t xml:space="preserve"> sunulması hakkı münhasıran </w:t>
      </w:r>
      <w:r w:rsidR="00E90734">
        <w:rPr>
          <w:color w:val="000000"/>
        </w:rPr>
        <w:t>Politus</w:t>
      </w:r>
      <w:r>
        <w:rPr>
          <w:color w:val="000000"/>
        </w:rPr>
        <w:t xml:space="preserve">’a ait olup Partner, </w:t>
      </w:r>
      <w:proofErr w:type="gramStart"/>
      <w:r w:rsidR="00E90734">
        <w:rPr>
          <w:color w:val="000000"/>
        </w:rPr>
        <w:t>Politus</w:t>
      </w:r>
      <w:r>
        <w:rPr>
          <w:color w:val="000000"/>
        </w:rPr>
        <w:t>’</w:t>
      </w:r>
      <w:r w:rsidR="00E90734">
        <w:rPr>
          <w:color w:val="000000"/>
        </w:rPr>
        <w:t>u</w:t>
      </w:r>
      <w:r>
        <w:rPr>
          <w:color w:val="000000"/>
        </w:rPr>
        <w:t xml:space="preserve">  Müşteriler</w:t>
      </w:r>
      <w:proofErr w:type="gramEnd"/>
      <w:r>
        <w:rPr>
          <w:color w:val="000000"/>
        </w:rPr>
        <w:t xml:space="preserve"> ile anlaşmaya ve sözleşme yapmaya zorlayamaz. </w:t>
      </w:r>
    </w:p>
    <w:p w14:paraId="18C8E344" w14:textId="18909A36" w:rsidR="00392FDA" w:rsidRDefault="00000000">
      <w:pPr>
        <w:widowControl w:val="0"/>
        <w:pBdr>
          <w:top w:val="nil"/>
          <w:left w:val="nil"/>
          <w:bottom w:val="nil"/>
          <w:right w:val="nil"/>
          <w:between w:val="nil"/>
        </w:pBdr>
        <w:spacing w:before="210" w:line="263" w:lineRule="auto"/>
        <w:ind w:left="1566" w:right="-6" w:hanging="904"/>
        <w:jc w:val="both"/>
        <w:rPr>
          <w:color w:val="000000"/>
        </w:rPr>
      </w:pPr>
      <w:r>
        <w:rPr>
          <w:b/>
          <w:color w:val="000000"/>
        </w:rPr>
        <w:t xml:space="preserve">3.1.6. </w:t>
      </w:r>
      <w:r w:rsidR="00CF4952">
        <w:rPr>
          <w:b/>
          <w:color w:val="000000"/>
        </w:rPr>
        <w:tab/>
      </w:r>
      <w:r w:rsidR="00E90734">
        <w:rPr>
          <w:color w:val="000000"/>
        </w:rPr>
        <w:t>Politus</w:t>
      </w:r>
      <w:r>
        <w:rPr>
          <w:color w:val="000000"/>
        </w:rPr>
        <w:t xml:space="preserve">, dilediğinde ürün ve hizmetlere ait fiyat/tarifeyi güncelleyebilir. </w:t>
      </w:r>
      <w:proofErr w:type="gramStart"/>
      <w:r>
        <w:rPr>
          <w:color w:val="000000"/>
        </w:rPr>
        <w:t xml:space="preserve">Partner,   </w:t>
      </w:r>
      <w:proofErr w:type="gramEnd"/>
      <w:r>
        <w:rPr>
          <w:color w:val="000000"/>
        </w:rPr>
        <w:t xml:space="preserve">Müşteri lehine indirim/iskonto </w:t>
      </w:r>
      <w:proofErr w:type="spellStart"/>
      <w:r>
        <w:rPr>
          <w:color w:val="000000"/>
        </w:rPr>
        <w:t>vb</w:t>
      </w:r>
      <w:proofErr w:type="spellEnd"/>
      <w:r>
        <w:rPr>
          <w:color w:val="000000"/>
        </w:rPr>
        <w:t xml:space="preserve"> taleplerde </w:t>
      </w:r>
      <w:r w:rsidR="00CF4952">
        <w:rPr>
          <w:color w:val="000000"/>
        </w:rPr>
        <w:t xml:space="preserve">müşterinin isteklerini aktarmak üzere bilgi ve </w:t>
      </w:r>
      <w:proofErr w:type="spellStart"/>
      <w:r w:rsidR="00CF4952">
        <w:rPr>
          <w:color w:val="000000"/>
        </w:rPr>
        <w:t>taleopleri</w:t>
      </w:r>
      <w:proofErr w:type="spellEnd"/>
      <w:r w:rsidR="00CF4952">
        <w:rPr>
          <w:color w:val="000000"/>
        </w:rPr>
        <w:t xml:space="preserve"> iletebilir</w:t>
      </w:r>
      <w:r>
        <w:rPr>
          <w:color w:val="000000"/>
        </w:rPr>
        <w:t xml:space="preserve">.  </w:t>
      </w:r>
      <w:r w:rsidR="00CF4952">
        <w:rPr>
          <w:color w:val="000000"/>
        </w:rPr>
        <w:t xml:space="preserve">Politus kendi dileği ile müşteri indirimini kabul </w:t>
      </w:r>
      <w:proofErr w:type="spellStart"/>
      <w:r w:rsidR="00CF4952">
        <w:rPr>
          <w:color w:val="000000"/>
        </w:rPr>
        <w:t>red</w:t>
      </w:r>
      <w:proofErr w:type="spellEnd"/>
      <w:r w:rsidR="00CF4952">
        <w:rPr>
          <w:color w:val="000000"/>
        </w:rPr>
        <w:t xml:space="preserve"> veya uygun bir fiyata teklifi çekebilir.</w:t>
      </w:r>
      <w:r>
        <w:rPr>
          <w:color w:val="000000"/>
        </w:rPr>
        <w:t xml:space="preserve"> </w:t>
      </w:r>
    </w:p>
    <w:p w14:paraId="6DC35722" w14:textId="77777777" w:rsidR="00392FDA" w:rsidRDefault="00000000">
      <w:pPr>
        <w:widowControl w:val="0"/>
        <w:pBdr>
          <w:top w:val="nil"/>
          <w:left w:val="nil"/>
          <w:bottom w:val="nil"/>
          <w:right w:val="nil"/>
          <w:between w:val="nil"/>
        </w:pBdr>
        <w:spacing w:before="210" w:line="240" w:lineRule="auto"/>
        <w:ind w:left="726"/>
        <w:rPr>
          <w:b/>
          <w:color w:val="000000"/>
        </w:rPr>
      </w:pPr>
      <w:r>
        <w:rPr>
          <w:b/>
          <w:color w:val="000000"/>
        </w:rPr>
        <w:t xml:space="preserve">3.2. PARTNER’İN HAK VE YÜKÜMLÜLÜKLERİ </w:t>
      </w:r>
    </w:p>
    <w:p w14:paraId="6C723C44" w14:textId="2B93C797" w:rsidR="00392FDA" w:rsidRDefault="00000000" w:rsidP="00CF4952">
      <w:pPr>
        <w:widowControl w:val="0"/>
        <w:pBdr>
          <w:top w:val="nil"/>
          <w:left w:val="nil"/>
          <w:bottom w:val="nil"/>
          <w:right w:val="nil"/>
          <w:between w:val="nil"/>
        </w:pBdr>
        <w:spacing w:before="236" w:line="260" w:lineRule="auto"/>
        <w:ind w:left="1572" w:right="-5" w:hanging="910"/>
        <w:rPr>
          <w:color w:val="000000"/>
        </w:rPr>
      </w:pPr>
      <w:r>
        <w:rPr>
          <w:b/>
          <w:color w:val="000000"/>
        </w:rPr>
        <w:t xml:space="preserve">3.2.1. </w:t>
      </w:r>
      <w:r w:rsidR="00CF4952">
        <w:rPr>
          <w:b/>
          <w:color w:val="000000"/>
        </w:rPr>
        <w:tab/>
      </w:r>
      <w:r>
        <w:rPr>
          <w:color w:val="000000"/>
        </w:rPr>
        <w:t xml:space="preserve">Partner, </w:t>
      </w:r>
      <w:proofErr w:type="spellStart"/>
      <w:r w:rsidR="00E90734">
        <w:rPr>
          <w:color w:val="000000"/>
        </w:rPr>
        <w:t>Politus</w:t>
      </w:r>
      <w:r>
        <w:rPr>
          <w:color w:val="000000"/>
        </w:rPr>
        <w:t>’</w:t>
      </w:r>
      <w:r w:rsidR="00E90734">
        <w:rPr>
          <w:color w:val="000000"/>
        </w:rPr>
        <w:t>u</w:t>
      </w:r>
      <w:r>
        <w:rPr>
          <w:color w:val="000000"/>
        </w:rPr>
        <w:t>n</w:t>
      </w:r>
      <w:proofErr w:type="spellEnd"/>
      <w:r>
        <w:rPr>
          <w:color w:val="000000"/>
        </w:rPr>
        <w:t xml:space="preserve"> menfaatlerini korumak, tanıtmak ve geliştirmek </w:t>
      </w:r>
      <w:proofErr w:type="gramStart"/>
      <w:r>
        <w:rPr>
          <w:color w:val="000000"/>
        </w:rPr>
        <w:t>adına  elinden</w:t>
      </w:r>
      <w:proofErr w:type="gramEnd"/>
      <w:r>
        <w:rPr>
          <w:color w:val="000000"/>
        </w:rPr>
        <w:t xml:space="preserve"> gelen en iyi çabayı gösterecektir.   </w:t>
      </w:r>
    </w:p>
    <w:p w14:paraId="757EE4ED" w14:textId="739DFFED" w:rsidR="00392FDA" w:rsidRDefault="00000000">
      <w:pPr>
        <w:widowControl w:val="0"/>
        <w:pBdr>
          <w:top w:val="nil"/>
          <w:left w:val="nil"/>
          <w:bottom w:val="nil"/>
          <w:right w:val="nil"/>
          <w:between w:val="nil"/>
        </w:pBdr>
        <w:spacing w:before="208" w:line="263" w:lineRule="auto"/>
        <w:ind w:left="1566" w:right="-6" w:hanging="904"/>
        <w:jc w:val="both"/>
        <w:rPr>
          <w:color w:val="000000"/>
        </w:rPr>
      </w:pPr>
      <w:r>
        <w:rPr>
          <w:b/>
          <w:color w:val="000000"/>
        </w:rPr>
        <w:t>3.2.</w:t>
      </w:r>
      <w:r w:rsidR="00CF4952">
        <w:rPr>
          <w:b/>
          <w:color w:val="000000"/>
        </w:rPr>
        <w:t>2</w:t>
      </w:r>
      <w:r>
        <w:rPr>
          <w:b/>
          <w:color w:val="000000"/>
        </w:rPr>
        <w:t xml:space="preserve">. </w:t>
      </w:r>
      <w:r w:rsidR="00CF4952">
        <w:rPr>
          <w:b/>
          <w:color w:val="000000"/>
        </w:rPr>
        <w:tab/>
      </w:r>
      <w:r>
        <w:rPr>
          <w:color w:val="000000"/>
        </w:rPr>
        <w:t xml:space="preserve">Partner, </w:t>
      </w:r>
      <w:r w:rsidR="00E90734">
        <w:rPr>
          <w:color w:val="000000"/>
        </w:rPr>
        <w:t>Politus</w:t>
      </w:r>
      <w:r>
        <w:rPr>
          <w:color w:val="000000"/>
        </w:rPr>
        <w:t xml:space="preserve"> ile anlaşma sağlamış Müşterilere </w:t>
      </w:r>
      <w:r w:rsidR="00E90734">
        <w:rPr>
          <w:color w:val="000000"/>
        </w:rPr>
        <w:t>Politus</w:t>
      </w:r>
      <w:r>
        <w:rPr>
          <w:color w:val="000000"/>
        </w:rPr>
        <w:t xml:space="preserve"> ile aynı </w:t>
      </w:r>
      <w:proofErr w:type="gramStart"/>
      <w:r>
        <w:rPr>
          <w:color w:val="000000"/>
        </w:rPr>
        <w:t>ticari  faaliyetler</w:t>
      </w:r>
      <w:proofErr w:type="gramEnd"/>
      <w:r>
        <w:rPr>
          <w:color w:val="000000"/>
        </w:rPr>
        <w:t xml:space="preserve"> bulunan ve aynı hizmetleri sunan, Müşteri ile </w:t>
      </w:r>
      <w:r w:rsidR="00E90734">
        <w:rPr>
          <w:color w:val="000000"/>
        </w:rPr>
        <w:t>Politus</w:t>
      </w:r>
      <w:r>
        <w:rPr>
          <w:color w:val="000000"/>
        </w:rPr>
        <w:t xml:space="preserve"> </w:t>
      </w:r>
      <w:proofErr w:type="gramStart"/>
      <w:r>
        <w:rPr>
          <w:color w:val="000000"/>
        </w:rPr>
        <w:t>arasında  yapılan</w:t>
      </w:r>
      <w:proofErr w:type="gramEnd"/>
      <w:r>
        <w:rPr>
          <w:color w:val="000000"/>
        </w:rPr>
        <w:t xml:space="preserve"> </w:t>
      </w:r>
      <w:proofErr w:type="gramStart"/>
      <w:r>
        <w:rPr>
          <w:color w:val="000000"/>
        </w:rPr>
        <w:t>işbirliğinin</w:t>
      </w:r>
      <w:proofErr w:type="gramEnd"/>
      <w:r>
        <w:rPr>
          <w:color w:val="000000"/>
        </w:rPr>
        <w:t xml:space="preserve"> kapsamında kalacak şekilde Müşteriye hizmet </w:t>
      </w:r>
      <w:proofErr w:type="gramStart"/>
      <w:r>
        <w:rPr>
          <w:color w:val="000000"/>
        </w:rPr>
        <w:t>sunamaz,  başka</w:t>
      </w:r>
      <w:proofErr w:type="gramEnd"/>
      <w:r>
        <w:rPr>
          <w:color w:val="000000"/>
        </w:rPr>
        <w:t xml:space="preserve"> bir kişi veyahut firma vasıtasıyla fiyat artıramaz/azaltamaz </w:t>
      </w:r>
      <w:proofErr w:type="gramStart"/>
      <w:r>
        <w:rPr>
          <w:color w:val="000000"/>
        </w:rPr>
        <w:t>ve  sayılanlarla</w:t>
      </w:r>
      <w:proofErr w:type="gramEnd"/>
      <w:r>
        <w:rPr>
          <w:color w:val="000000"/>
        </w:rPr>
        <w:t xml:space="preserve"> sınırlı kalmamak üzere rekabet ve ticari ahlaka aykırı iş </w:t>
      </w:r>
      <w:proofErr w:type="gramStart"/>
      <w:r>
        <w:rPr>
          <w:color w:val="000000"/>
        </w:rPr>
        <w:t>ve  eylemlerde</w:t>
      </w:r>
      <w:proofErr w:type="gramEnd"/>
      <w:r>
        <w:rPr>
          <w:color w:val="000000"/>
        </w:rPr>
        <w:t xml:space="preserve"> bulunamaz. </w:t>
      </w:r>
    </w:p>
    <w:p w14:paraId="20214B6A" w14:textId="1690A013" w:rsidR="00392FDA" w:rsidRDefault="00000000" w:rsidP="00D74C7A">
      <w:pPr>
        <w:widowControl w:val="0"/>
        <w:pBdr>
          <w:top w:val="nil"/>
          <w:left w:val="nil"/>
          <w:bottom w:val="nil"/>
          <w:right w:val="nil"/>
          <w:between w:val="nil"/>
        </w:pBdr>
        <w:spacing w:before="215" w:line="260" w:lineRule="auto"/>
        <w:ind w:left="1562" w:right="-6" w:hanging="900"/>
        <w:jc w:val="both"/>
        <w:rPr>
          <w:color w:val="000000"/>
        </w:rPr>
      </w:pPr>
      <w:r>
        <w:rPr>
          <w:b/>
          <w:color w:val="000000"/>
        </w:rPr>
        <w:t>3.2.</w:t>
      </w:r>
      <w:r w:rsidR="00CF4952">
        <w:rPr>
          <w:b/>
          <w:color w:val="000000"/>
        </w:rPr>
        <w:t>3</w:t>
      </w:r>
      <w:r>
        <w:rPr>
          <w:b/>
          <w:color w:val="000000"/>
        </w:rPr>
        <w:t xml:space="preserve">. </w:t>
      </w:r>
      <w:r w:rsidR="00CF4952">
        <w:rPr>
          <w:b/>
          <w:color w:val="000000"/>
        </w:rPr>
        <w:tab/>
      </w:r>
      <w:r w:rsidR="00D74C7A">
        <w:rPr>
          <w:b/>
          <w:color w:val="000000"/>
        </w:rPr>
        <w:t xml:space="preserve"> </w:t>
      </w:r>
      <w:r>
        <w:rPr>
          <w:color w:val="000000"/>
        </w:rPr>
        <w:t xml:space="preserve">Partner, Müşterilere ulaşıp doğrudan veyahut dolaylı olarak fiyat </w:t>
      </w:r>
      <w:proofErr w:type="gramStart"/>
      <w:r>
        <w:rPr>
          <w:color w:val="000000"/>
        </w:rPr>
        <w:t xml:space="preserve">veremez,  </w:t>
      </w:r>
      <w:r w:rsidR="00D74C7A">
        <w:rPr>
          <w:color w:val="000000"/>
        </w:rPr>
        <w:t xml:space="preserve"> </w:t>
      </w:r>
      <w:proofErr w:type="gramEnd"/>
      <w:r w:rsidR="00D74C7A">
        <w:rPr>
          <w:color w:val="000000"/>
        </w:rPr>
        <w:t xml:space="preserve">   </w:t>
      </w:r>
      <w:r>
        <w:rPr>
          <w:color w:val="000000"/>
        </w:rPr>
        <w:t xml:space="preserve">hiçbir şart ve koşul altında </w:t>
      </w:r>
      <w:r w:rsidR="00E90734">
        <w:rPr>
          <w:color w:val="000000"/>
        </w:rPr>
        <w:t>Politus</w:t>
      </w:r>
      <w:r>
        <w:rPr>
          <w:color w:val="000000"/>
        </w:rPr>
        <w:t xml:space="preserve"> ile rekabet edemez. </w:t>
      </w:r>
      <w:proofErr w:type="spellStart"/>
      <w:r w:rsidR="00D74C7A">
        <w:rPr>
          <w:color w:val="000000"/>
        </w:rPr>
        <w:t>Politus</w:t>
      </w:r>
      <w:proofErr w:type="spellEnd"/>
      <w:r w:rsidR="00D74C7A">
        <w:rPr>
          <w:color w:val="000000"/>
        </w:rPr>
        <w:t xml:space="preserve"> dilediği takdirde </w:t>
      </w:r>
      <w:proofErr w:type="spellStart"/>
      <w:r w:rsidR="00D74C7A">
        <w:rPr>
          <w:color w:val="000000"/>
        </w:rPr>
        <w:t>partner’ın</w:t>
      </w:r>
      <w:proofErr w:type="spellEnd"/>
      <w:r w:rsidR="00D74C7A">
        <w:rPr>
          <w:color w:val="000000"/>
        </w:rPr>
        <w:t xml:space="preserve"> teklif ve sözleşme süreçlerini yürütmesini isteyebilir.</w:t>
      </w:r>
    </w:p>
    <w:p w14:paraId="2FDE528B" w14:textId="1EE2C4DA" w:rsidR="00B177E3" w:rsidRPr="0068719F" w:rsidRDefault="00000000" w:rsidP="0068719F">
      <w:pPr>
        <w:widowControl w:val="0"/>
        <w:pBdr>
          <w:top w:val="nil"/>
          <w:left w:val="nil"/>
          <w:bottom w:val="nil"/>
          <w:right w:val="nil"/>
          <w:between w:val="nil"/>
        </w:pBdr>
        <w:spacing w:before="217" w:line="263" w:lineRule="auto"/>
        <w:ind w:left="1571" w:right="-6" w:hanging="909"/>
        <w:jc w:val="both"/>
        <w:rPr>
          <w:color w:val="000000"/>
        </w:rPr>
      </w:pPr>
      <w:r>
        <w:rPr>
          <w:b/>
          <w:color w:val="000000"/>
        </w:rPr>
        <w:t>3.2.</w:t>
      </w:r>
      <w:r w:rsidR="00CF4952">
        <w:rPr>
          <w:b/>
          <w:color w:val="000000"/>
        </w:rPr>
        <w:t>4</w:t>
      </w:r>
      <w:r>
        <w:rPr>
          <w:b/>
          <w:color w:val="000000"/>
        </w:rPr>
        <w:t xml:space="preserve">. </w:t>
      </w:r>
      <w:r w:rsidR="00CF4952">
        <w:rPr>
          <w:b/>
          <w:color w:val="000000"/>
        </w:rPr>
        <w:tab/>
      </w:r>
      <w:r w:rsidR="00B177E3" w:rsidRPr="0068719F">
        <w:rPr>
          <w:rFonts w:eastAsia="Tahoma"/>
        </w:rPr>
        <w:t xml:space="preserve">Politus ve Partner </w:t>
      </w:r>
      <w:r w:rsidR="00411DDA" w:rsidRPr="0068719F">
        <w:rPr>
          <w:rFonts w:eastAsia="Tahoma"/>
        </w:rPr>
        <w:t xml:space="preserve">işbu Sözleşme kapsamında birlikte hareket ederek Potansiyel Müşteri’lere birbirlerine ait ürünlerin tanıtımı, satışı </w:t>
      </w:r>
      <w:r w:rsidR="0068719F" w:rsidRPr="0068719F">
        <w:rPr>
          <w:rFonts w:eastAsia="Tahoma"/>
        </w:rPr>
        <w:t xml:space="preserve">hizmetlerini </w:t>
      </w:r>
      <w:proofErr w:type="spellStart"/>
      <w:proofErr w:type="gramStart"/>
      <w:r w:rsidR="0068719F" w:rsidRPr="0068719F">
        <w:rPr>
          <w:rFonts w:eastAsia="Tahoma"/>
        </w:rPr>
        <w:t>sunacaklardır.Bu</w:t>
      </w:r>
      <w:proofErr w:type="spellEnd"/>
      <w:proofErr w:type="gramEnd"/>
      <w:r w:rsidR="0068719F" w:rsidRPr="0068719F">
        <w:rPr>
          <w:rFonts w:eastAsia="Tahoma"/>
        </w:rPr>
        <w:t xml:space="preserve"> hizmetlere karşılık olarak müşteri ile </w:t>
      </w:r>
      <w:proofErr w:type="spellStart"/>
      <w:r w:rsidR="0068719F" w:rsidRPr="0068719F">
        <w:rPr>
          <w:rFonts w:eastAsia="Tahoma"/>
        </w:rPr>
        <w:t>sözlşeme</w:t>
      </w:r>
      <w:proofErr w:type="spellEnd"/>
      <w:r w:rsidR="0068719F" w:rsidRPr="0068719F">
        <w:rPr>
          <w:rFonts w:eastAsia="Tahoma"/>
        </w:rPr>
        <w:t xml:space="preserve"> yapılarak ödeme alınması durumunda Ek-1 de yer alan oranlarda komisyon veya danışmanlık hizmet bedeli Partner tarafından fatura edilerek Politus tarafından ödenecektir.</w:t>
      </w:r>
    </w:p>
    <w:p w14:paraId="6145AAC5" w14:textId="77777777" w:rsidR="0068719F" w:rsidRPr="0068719F" w:rsidRDefault="0068719F" w:rsidP="0068719F">
      <w:pPr>
        <w:widowControl w:val="0"/>
        <w:pBdr>
          <w:top w:val="nil"/>
          <w:left w:val="nil"/>
          <w:bottom w:val="nil"/>
          <w:right w:val="nil"/>
          <w:between w:val="nil"/>
        </w:pBdr>
        <w:spacing w:before="217" w:line="263" w:lineRule="auto"/>
        <w:ind w:left="1571" w:right="-6"/>
        <w:jc w:val="both"/>
        <w:rPr>
          <w:rFonts w:eastAsia="Tahoma"/>
        </w:rPr>
      </w:pPr>
      <w:r w:rsidRPr="0068719F">
        <w:rPr>
          <w:rFonts w:eastAsia="Tahoma"/>
        </w:rPr>
        <w:t xml:space="preserve">Partner tarafından yönlendirilmiş müşteriye Politus hizmet vermeye ve bu hizmet karşılığı ücretlendirme yaptığı sürece, Partner her proje için ayrı ayrı belirlenecek yazılı Proje Protokolü’nde detaylandırılan destek ve koordinasyon yükümlülüklerini fiilen ve gereği gibi yerine getirmeye devam ettiği müddetçe, işbu sözleşmenin feshedilmesinden sonra da geçerli olmak üzere, çalışılmaya ve ödeme alınmaya devam edilen ilk proje ve bu projenin doğrudan uzatma/yenileme dönemleri için işbu sözleşme ve/veya eklerinde </w:t>
      </w:r>
      <w:r w:rsidRPr="0068719F">
        <w:rPr>
          <w:rFonts w:eastAsia="Tahoma"/>
        </w:rPr>
        <w:lastRenderedPageBreak/>
        <w:t>kararlaştırılmış olan komisyon/sözleşme Aracı Taraf bedelini almaya devam edecektir. Partner bu süreçteki fiili destek yükümlülüğünün niteliği ve kapsamı taraflarca Proje Protokolü ile belirlenecektir.</w:t>
      </w:r>
    </w:p>
    <w:p w14:paraId="71D99467" w14:textId="0864D73F" w:rsidR="0068719F" w:rsidRDefault="0068719F" w:rsidP="0068719F">
      <w:pPr>
        <w:widowControl w:val="0"/>
        <w:pBdr>
          <w:top w:val="nil"/>
          <w:left w:val="nil"/>
          <w:bottom w:val="nil"/>
          <w:right w:val="nil"/>
          <w:between w:val="nil"/>
        </w:pBdr>
        <w:spacing w:before="217" w:line="263" w:lineRule="auto"/>
        <w:ind w:left="1567" w:right="-6" w:firstLine="4"/>
        <w:jc w:val="both"/>
        <w:rPr>
          <w:rFonts w:eastAsia="Tahoma"/>
        </w:rPr>
      </w:pPr>
      <w:r w:rsidRPr="0068719F">
        <w:rPr>
          <w:rFonts w:eastAsia="Tahoma"/>
        </w:rPr>
        <w:t>Sözleşme süresince Partner faaliyetleri neticesinde Potansiyel Müşteri ile Politus arasında ilk proje kapsamını aşan başka bir ticari iş (çapraz satış) gerçekleştirilmesi durumunda, Partner söz konusu yeni ticari faaliyete dahil edilecektir.</w:t>
      </w:r>
      <w:r>
        <w:rPr>
          <w:rFonts w:eastAsia="Tahoma"/>
        </w:rPr>
        <w:t xml:space="preserve"> Partner çapraz satış veya iş geliştirmeden Ek-</w:t>
      </w:r>
      <w:proofErr w:type="gramStart"/>
      <w:r>
        <w:rPr>
          <w:rFonts w:eastAsia="Tahoma"/>
        </w:rPr>
        <w:t>1 deki</w:t>
      </w:r>
      <w:proofErr w:type="gramEnd"/>
      <w:r>
        <w:rPr>
          <w:rFonts w:eastAsia="Tahoma"/>
        </w:rPr>
        <w:t xml:space="preserve"> oranlar</w:t>
      </w:r>
      <w:r w:rsidR="00D74C7A">
        <w:rPr>
          <w:rFonts w:eastAsia="Tahoma"/>
        </w:rPr>
        <w:t>dan hak ediş kazanır</w:t>
      </w:r>
    </w:p>
    <w:p w14:paraId="7E8679A6" w14:textId="77777777" w:rsidR="0068719F" w:rsidRDefault="0068719F" w:rsidP="00173481">
      <w:pPr>
        <w:widowControl w:val="0"/>
        <w:pBdr>
          <w:top w:val="nil"/>
          <w:left w:val="nil"/>
          <w:bottom w:val="nil"/>
          <w:right w:val="nil"/>
          <w:between w:val="nil"/>
        </w:pBdr>
        <w:spacing w:before="217" w:line="263" w:lineRule="auto"/>
        <w:ind w:left="1571" w:right="-6"/>
        <w:jc w:val="both"/>
        <w:rPr>
          <w:rFonts w:eastAsia="Tahoma"/>
        </w:rPr>
      </w:pPr>
    </w:p>
    <w:p w14:paraId="1C65CB08" w14:textId="77777777" w:rsidR="0068719F" w:rsidRPr="0068719F" w:rsidRDefault="0068719F" w:rsidP="00173481">
      <w:pPr>
        <w:widowControl w:val="0"/>
        <w:pBdr>
          <w:top w:val="nil"/>
          <w:left w:val="nil"/>
          <w:bottom w:val="nil"/>
          <w:right w:val="nil"/>
          <w:between w:val="nil"/>
        </w:pBdr>
        <w:spacing w:before="217" w:line="263" w:lineRule="auto"/>
        <w:ind w:left="1571" w:right="-6"/>
        <w:jc w:val="both"/>
        <w:rPr>
          <w:rFonts w:eastAsia="Tahoma"/>
        </w:rPr>
      </w:pPr>
    </w:p>
    <w:p w14:paraId="795A7501" w14:textId="139FFACF" w:rsidR="00392FDA" w:rsidRDefault="00000000">
      <w:pPr>
        <w:widowControl w:val="0"/>
        <w:pBdr>
          <w:top w:val="nil"/>
          <w:left w:val="nil"/>
          <w:bottom w:val="nil"/>
          <w:right w:val="nil"/>
          <w:between w:val="nil"/>
        </w:pBdr>
        <w:spacing w:before="210" w:line="262" w:lineRule="auto"/>
        <w:ind w:left="1571" w:right="-7" w:hanging="909"/>
        <w:jc w:val="both"/>
        <w:rPr>
          <w:color w:val="000000"/>
        </w:rPr>
      </w:pPr>
      <w:r>
        <w:rPr>
          <w:color w:val="000000"/>
        </w:rPr>
        <w:t xml:space="preserve"> </w:t>
      </w:r>
    </w:p>
    <w:p w14:paraId="2A3B69A3" w14:textId="74A57331" w:rsidR="003A7D62" w:rsidRDefault="00000000" w:rsidP="003A7D62">
      <w:pPr>
        <w:widowControl w:val="0"/>
        <w:pBdr>
          <w:top w:val="nil"/>
          <w:left w:val="nil"/>
          <w:bottom w:val="nil"/>
          <w:right w:val="nil"/>
          <w:between w:val="nil"/>
        </w:pBdr>
        <w:spacing w:before="215" w:line="262" w:lineRule="auto"/>
        <w:ind w:left="1567" w:right="-4" w:hanging="904"/>
        <w:jc w:val="both"/>
        <w:rPr>
          <w:color w:val="000000"/>
        </w:rPr>
      </w:pPr>
      <w:r>
        <w:rPr>
          <w:b/>
          <w:color w:val="000000"/>
        </w:rPr>
        <w:t xml:space="preserve">3.2.7. </w:t>
      </w:r>
      <w:r w:rsidR="00173481">
        <w:rPr>
          <w:b/>
          <w:color w:val="000000"/>
        </w:rPr>
        <w:tab/>
      </w:r>
      <w:r>
        <w:rPr>
          <w:color w:val="000000"/>
        </w:rPr>
        <w:t xml:space="preserve">Müşteri, </w:t>
      </w:r>
      <w:proofErr w:type="spellStart"/>
      <w:r>
        <w:rPr>
          <w:color w:val="000000"/>
        </w:rPr>
        <w:t>Partner’e</w:t>
      </w:r>
      <w:proofErr w:type="spellEnd"/>
      <w:r>
        <w:rPr>
          <w:color w:val="000000"/>
        </w:rPr>
        <w:t xml:space="preserve"> ulaşıp fiyat teklifi almak istediği takdirde Partner </w:t>
      </w:r>
      <w:proofErr w:type="gramStart"/>
      <w:r>
        <w:rPr>
          <w:color w:val="000000"/>
        </w:rPr>
        <w:t xml:space="preserve">derhal  </w:t>
      </w:r>
      <w:r w:rsidR="00E90734">
        <w:rPr>
          <w:color w:val="000000"/>
        </w:rPr>
        <w:t>Politus</w:t>
      </w:r>
      <w:r>
        <w:rPr>
          <w:color w:val="000000"/>
        </w:rPr>
        <w:t>’</w:t>
      </w:r>
      <w:r w:rsidR="00E90734">
        <w:rPr>
          <w:color w:val="000000"/>
        </w:rPr>
        <w:t>u</w:t>
      </w:r>
      <w:proofErr w:type="gramEnd"/>
      <w:r>
        <w:rPr>
          <w:color w:val="000000"/>
        </w:rPr>
        <w:t xml:space="preserve"> bilgilendirecek ve Müşteri’yi </w:t>
      </w:r>
      <w:r w:rsidR="00E90734">
        <w:rPr>
          <w:color w:val="000000"/>
        </w:rPr>
        <w:t>Politus</w:t>
      </w:r>
      <w:r>
        <w:rPr>
          <w:color w:val="000000"/>
        </w:rPr>
        <w:t xml:space="preserve">’a yönlendirecektir. </w:t>
      </w:r>
      <w:proofErr w:type="gramStart"/>
      <w:r>
        <w:rPr>
          <w:color w:val="000000"/>
        </w:rPr>
        <w:t>Partner’in  verilecek</w:t>
      </w:r>
      <w:proofErr w:type="gramEnd"/>
      <w:r>
        <w:rPr>
          <w:color w:val="000000"/>
        </w:rPr>
        <w:t xml:space="preserve"> hizmet kapsamında </w:t>
      </w:r>
      <w:proofErr w:type="spellStart"/>
      <w:r w:rsidR="0068719F">
        <w:rPr>
          <w:color w:val="000000"/>
        </w:rPr>
        <w:t>Politus’un</w:t>
      </w:r>
      <w:proofErr w:type="spellEnd"/>
      <w:r w:rsidR="0068719F">
        <w:rPr>
          <w:color w:val="000000"/>
        </w:rPr>
        <w:t xml:space="preserve"> bilgisi ve </w:t>
      </w:r>
      <w:proofErr w:type="spellStart"/>
      <w:r w:rsidR="0068719F">
        <w:rPr>
          <w:color w:val="000000"/>
        </w:rPr>
        <w:t>onayu</w:t>
      </w:r>
      <w:proofErr w:type="spellEnd"/>
      <w:r w:rsidR="0068719F">
        <w:rPr>
          <w:color w:val="000000"/>
        </w:rPr>
        <w:t xml:space="preserve"> dışında </w:t>
      </w:r>
      <w:r>
        <w:rPr>
          <w:color w:val="000000"/>
        </w:rPr>
        <w:t xml:space="preserve">Müşteri’ye fiyat vermesi durumunda </w:t>
      </w:r>
      <w:proofErr w:type="gramStart"/>
      <w:r w:rsidR="00E90734">
        <w:rPr>
          <w:color w:val="000000"/>
        </w:rPr>
        <w:t>Politus</w:t>
      </w:r>
      <w:r>
        <w:rPr>
          <w:color w:val="000000"/>
        </w:rPr>
        <w:t>,  Müşteri</w:t>
      </w:r>
      <w:proofErr w:type="gramEnd"/>
      <w:r>
        <w:rPr>
          <w:color w:val="000000"/>
        </w:rPr>
        <w:t xml:space="preserve"> ile Partner arasında yapılan sözleşmelerden ve tekliflerden </w:t>
      </w:r>
      <w:proofErr w:type="gramStart"/>
      <w:r>
        <w:rPr>
          <w:color w:val="000000"/>
        </w:rPr>
        <w:t>dolayı  sorumlu</w:t>
      </w:r>
      <w:proofErr w:type="gramEnd"/>
      <w:r>
        <w:rPr>
          <w:color w:val="000000"/>
        </w:rPr>
        <w:t xml:space="preserve"> </w:t>
      </w:r>
      <w:proofErr w:type="spellStart"/>
      <w:proofErr w:type="gramStart"/>
      <w:r>
        <w:rPr>
          <w:color w:val="000000"/>
        </w:rPr>
        <w:t>tutulamaz.</w:t>
      </w:r>
      <w:r w:rsidR="0068719F">
        <w:rPr>
          <w:color w:val="000000"/>
        </w:rPr>
        <w:t>Gerektiği</w:t>
      </w:r>
      <w:proofErr w:type="spellEnd"/>
      <w:proofErr w:type="gramEnd"/>
      <w:r w:rsidR="0068719F">
        <w:rPr>
          <w:color w:val="000000"/>
        </w:rPr>
        <w:t xml:space="preserve"> ve </w:t>
      </w:r>
      <w:proofErr w:type="spellStart"/>
      <w:r w:rsidR="0068719F">
        <w:rPr>
          <w:color w:val="000000"/>
        </w:rPr>
        <w:t>Politus’unda</w:t>
      </w:r>
      <w:proofErr w:type="spellEnd"/>
      <w:r w:rsidR="0068719F">
        <w:rPr>
          <w:color w:val="000000"/>
        </w:rPr>
        <w:t xml:space="preserve"> uygun bulacağı müşterilerde fiyatlama ve sözleşme partner tarafından yürütülebilir.</w:t>
      </w:r>
    </w:p>
    <w:p w14:paraId="63C72E04" w14:textId="77777777" w:rsidR="0068719F" w:rsidRPr="003A7D62" w:rsidRDefault="0068719F" w:rsidP="003A7D62">
      <w:pPr>
        <w:widowControl w:val="0"/>
        <w:pBdr>
          <w:top w:val="nil"/>
          <w:left w:val="nil"/>
          <w:bottom w:val="nil"/>
          <w:right w:val="nil"/>
          <w:between w:val="nil"/>
        </w:pBdr>
        <w:spacing w:before="215" w:line="262" w:lineRule="auto"/>
        <w:ind w:left="1567" w:right="-4" w:hanging="904"/>
        <w:jc w:val="both"/>
        <w:rPr>
          <w:color w:val="000000"/>
        </w:rPr>
      </w:pPr>
    </w:p>
    <w:p w14:paraId="0C5803A0" w14:textId="4996084C" w:rsidR="00392FDA" w:rsidRDefault="00000000">
      <w:pPr>
        <w:widowControl w:val="0"/>
        <w:pBdr>
          <w:top w:val="nil"/>
          <w:left w:val="nil"/>
          <w:bottom w:val="nil"/>
          <w:right w:val="nil"/>
          <w:between w:val="nil"/>
        </w:pBdr>
        <w:spacing w:line="263" w:lineRule="auto"/>
        <w:ind w:left="1566" w:right="-4" w:hanging="904"/>
        <w:jc w:val="both"/>
        <w:rPr>
          <w:color w:val="000000"/>
        </w:rPr>
      </w:pPr>
      <w:r>
        <w:rPr>
          <w:b/>
          <w:color w:val="000000"/>
        </w:rPr>
        <w:t xml:space="preserve">3.2.8. </w:t>
      </w:r>
      <w:r w:rsidR="00173481">
        <w:rPr>
          <w:b/>
          <w:color w:val="000000"/>
        </w:rPr>
        <w:tab/>
      </w:r>
      <w:r>
        <w:rPr>
          <w:color w:val="000000"/>
        </w:rPr>
        <w:t xml:space="preserve">Müşteri ile Politus arasında yapılan sözleşmenin herhangi bir sebeple </w:t>
      </w:r>
      <w:proofErr w:type="gramStart"/>
      <w:r>
        <w:rPr>
          <w:color w:val="000000"/>
        </w:rPr>
        <w:t>feshi  halinde</w:t>
      </w:r>
      <w:proofErr w:type="gramEnd"/>
      <w:r>
        <w:rPr>
          <w:color w:val="000000"/>
        </w:rPr>
        <w:t xml:space="preserve"> veyahut Müşteri, hukuka aykırı olarak Politus ile akdettiği </w:t>
      </w:r>
      <w:proofErr w:type="gramStart"/>
      <w:r>
        <w:rPr>
          <w:color w:val="000000"/>
        </w:rPr>
        <w:t>sözleşmeyi  feshettiyse</w:t>
      </w:r>
      <w:proofErr w:type="gramEnd"/>
      <w:r>
        <w:rPr>
          <w:color w:val="000000"/>
        </w:rPr>
        <w:t xml:space="preserve"> veyahut Politus’nın haklı olarak sözleşmeyi feshetmesine </w:t>
      </w:r>
      <w:proofErr w:type="gramStart"/>
      <w:r>
        <w:rPr>
          <w:color w:val="000000"/>
        </w:rPr>
        <w:t>neden  olduysa</w:t>
      </w:r>
      <w:proofErr w:type="gramEnd"/>
      <w:r>
        <w:rPr>
          <w:color w:val="000000"/>
        </w:rPr>
        <w:t xml:space="preserve"> Politus’nın tazminat hakkı olup Partner; Müşteri-Politus </w:t>
      </w:r>
      <w:proofErr w:type="gramStart"/>
      <w:r>
        <w:rPr>
          <w:color w:val="000000"/>
        </w:rPr>
        <w:t>arasında  yaşanan</w:t>
      </w:r>
      <w:proofErr w:type="gramEnd"/>
      <w:r>
        <w:rPr>
          <w:color w:val="000000"/>
        </w:rPr>
        <w:t xml:space="preserve"> hukuki uyuşmazlığın tazminatı bakımından Politus’dan herhangi </w:t>
      </w:r>
      <w:proofErr w:type="gramStart"/>
      <w:r>
        <w:rPr>
          <w:color w:val="000000"/>
        </w:rPr>
        <w:t>bir  talepte</w:t>
      </w:r>
      <w:proofErr w:type="gramEnd"/>
      <w:r>
        <w:rPr>
          <w:color w:val="000000"/>
        </w:rPr>
        <w:t xml:space="preserve"> bulunamaz. </w:t>
      </w:r>
    </w:p>
    <w:p w14:paraId="278FC9FF" w14:textId="44E27158" w:rsidR="00392FDA" w:rsidRDefault="00000000">
      <w:pPr>
        <w:widowControl w:val="0"/>
        <w:pBdr>
          <w:top w:val="nil"/>
          <w:left w:val="nil"/>
          <w:bottom w:val="nil"/>
          <w:right w:val="nil"/>
          <w:between w:val="nil"/>
        </w:pBdr>
        <w:spacing w:before="210" w:line="264" w:lineRule="auto"/>
        <w:ind w:left="1567" w:right="-5" w:hanging="905"/>
        <w:jc w:val="both"/>
        <w:rPr>
          <w:color w:val="000000"/>
        </w:rPr>
      </w:pPr>
      <w:r>
        <w:rPr>
          <w:b/>
          <w:color w:val="000000"/>
        </w:rPr>
        <w:t xml:space="preserve">3.2.9. </w:t>
      </w:r>
      <w:r w:rsidR="00173481">
        <w:rPr>
          <w:b/>
          <w:color w:val="000000"/>
        </w:rPr>
        <w:tab/>
      </w:r>
      <w:r>
        <w:rPr>
          <w:color w:val="000000"/>
        </w:rPr>
        <w:t xml:space="preserve">Partner, </w:t>
      </w:r>
      <w:proofErr w:type="spellStart"/>
      <w:r>
        <w:rPr>
          <w:color w:val="000000"/>
        </w:rPr>
        <w:t>Politus’nın</w:t>
      </w:r>
      <w:proofErr w:type="spellEnd"/>
      <w:r>
        <w:rPr>
          <w:color w:val="000000"/>
        </w:rPr>
        <w:t xml:space="preserve"> sunduğu ürün ve hizmetleri Politus’yı es geçerek </w:t>
      </w:r>
      <w:proofErr w:type="gramStart"/>
      <w:r>
        <w:rPr>
          <w:color w:val="000000"/>
        </w:rPr>
        <w:t>Müşteri  adaylarına</w:t>
      </w:r>
      <w:proofErr w:type="gramEnd"/>
      <w:r>
        <w:rPr>
          <w:color w:val="000000"/>
        </w:rPr>
        <w:t xml:space="preserve"> kendisi sunamaz. Partner, Politus ile rekabet edemeyecek </w:t>
      </w:r>
      <w:proofErr w:type="gramStart"/>
      <w:r>
        <w:rPr>
          <w:color w:val="000000"/>
        </w:rPr>
        <w:t>olup  Politus’nın</w:t>
      </w:r>
      <w:proofErr w:type="gramEnd"/>
      <w:r>
        <w:rPr>
          <w:color w:val="000000"/>
        </w:rPr>
        <w:t xml:space="preserve"> ürün ve hizmetlerini kendisine ait olduğu izlenimi uyandıramaz, </w:t>
      </w:r>
      <w:proofErr w:type="gramStart"/>
      <w:r>
        <w:rPr>
          <w:color w:val="000000"/>
        </w:rPr>
        <w:t>bu  yönde</w:t>
      </w:r>
      <w:proofErr w:type="gramEnd"/>
      <w:r>
        <w:rPr>
          <w:color w:val="000000"/>
        </w:rPr>
        <w:t xml:space="preserve"> hiçbir iş ve eylemde bulunamaz.</w:t>
      </w:r>
      <w:r w:rsidR="001B7EF1">
        <w:rPr>
          <w:color w:val="000000"/>
        </w:rPr>
        <w:t xml:space="preserve"> Politus </w:t>
      </w:r>
      <w:r w:rsidR="0068719F">
        <w:rPr>
          <w:color w:val="000000"/>
        </w:rPr>
        <w:t xml:space="preserve">Partner ile görüşerek uygun bulduğu takdirde Müşteri teklifinin ve sözleşme </w:t>
      </w:r>
      <w:proofErr w:type="spellStart"/>
      <w:r w:rsidR="0068719F">
        <w:rPr>
          <w:color w:val="000000"/>
        </w:rPr>
        <w:t>çalışmasnının</w:t>
      </w:r>
      <w:proofErr w:type="spellEnd"/>
      <w:r w:rsidR="0068719F">
        <w:rPr>
          <w:color w:val="000000"/>
        </w:rPr>
        <w:t xml:space="preserve"> Partner tarafından yapılmasını isteyebilir.</w:t>
      </w:r>
    </w:p>
    <w:p w14:paraId="5245104E" w14:textId="0E892022" w:rsidR="00392FDA" w:rsidRDefault="00000000">
      <w:pPr>
        <w:widowControl w:val="0"/>
        <w:pBdr>
          <w:top w:val="nil"/>
          <w:left w:val="nil"/>
          <w:bottom w:val="nil"/>
          <w:right w:val="nil"/>
          <w:between w:val="nil"/>
        </w:pBdr>
        <w:spacing w:before="209" w:line="263" w:lineRule="auto"/>
        <w:ind w:left="1566" w:right="-7" w:hanging="1026"/>
        <w:jc w:val="both"/>
        <w:rPr>
          <w:color w:val="000000"/>
        </w:rPr>
      </w:pPr>
      <w:r>
        <w:rPr>
          <w:b/>
          <w:color w:val="000000"/>
        </w:rPr>
        <w:t xml:space="preserve">3.2.10. </w:t>
      </w:r>
      <w:r w:rsidR="00173481">
        <w:rPr>
          <w:b/>
          <w:color w:val="000000"/>
        </w:rPr>
        <w:tab/>
      </w:r>
      <w:r>
        <w:rPr>
          <w:color w:val="000000"/>
        </w:rPr>
        <w:t xml:space="preserve">Partner, satış ve işbu sözleşmeye konu olan ürün ve hizmetlerden </w:t>
      </w:r>
      <w:proofErr w:type="gramStart"/>
      <w:r>
        <w:rPr>
          <w:color w:val="000000"/>
        </w:rPr>
        <w:t>oluşan  komisyon</w:t>
      </w:r>
      <w:proofErr w:type="gramEnd"/>
      <w:r>
        <w:rPr>
          <w:color w:val="000000"/>
        </w:rPr>
        <w:t xml:space="preserve"> ya da gelir paylaşım modelinden doğan haklarını, Politus’nın </w:t>
      </w:r>
      <w:proofErr w:type="gramStart"/>
      <w:r>
        <w:rPr>
          <w:color w:val="000000"/>
        </w:rPr>
        <w:t>fatura  kesip</w:t>
      </w:r>
      <w:proofErr w:type="gramEnd"/>
      <w:r>
        <w:rPr>
          <w:color w:val="000000"/>
        </w:rPr>
        <w:t xml:space="preserve"> tahsil ettiği takdirde hak kazanacaktır. Politus, fatura alacağını </w:t>
      </w:r>
      <w:proofErr w:type="gramStart"/>
      <w:r>
        <w:rPr>
          <w:color w:val="000000"/>
        </w:rPr>
        <w:t>tahsil  ettiği</w:t>
      </w:r>
      <w:proofErr w:type="gramEnd"/>
      <w:r>
        <w:rPr>
          <w:color w:val="000000"/>
        </w:rPr>
        <w:t xml:space="preserve"> takdirde en geç 7 (yedi) günde öder. Partner, henüz muaccel </w:t>
      </w:r>
      <w:proofErr w:type="gramStart"/>
      <w:r>
        <w:rPr>
          <w:color w:val="000000"/>
        </w:rPr>
        <w:t>olmamış,  fatura</w:t>
      </w:r>
      <w:proofErr w:type="gramEnd"/>
      <w:r>
        <w:rPr>
          <w:color w:val="000000"/>
        </w:rPr>
        <w:t xml:space="preserve"> kesilmişse dahi henüz ödenmemiş tutarları veyahut tahsil edilmemiş </w:t>
      </w:r>
      <w:proofErr w:type="gramStart"/>
      <w:r>
        <w:rPr>
          <w:color w:val="000000"/>
        </w:rPr>
        <w:t>bir  alacaktan</w:t>
      </w:r>
      <w:proofErr w:type="gramEnd"/>
      <w:r>
        <w:rPr>
          <w:color w:val="000000"/>
        </w:rPr>
        <w:t xml:space="preserve"> doğacak hakları için Politus’ya ve Müşteriye hiçbir şekilde </w:t>
      </w:r>
      <w:proofErr w:type="gramStart"/>
      <w:r>
        <w:rPr>
          <w:color w:val="000000"/>
        </w:rPr>
        <w:t>talepte  bulunamaz</w:t>
      </w:r>
      <w:proofErr w:type="gramEnd"/>
      <w:r>
        <w:rPr>
          <w:color w:val="000000"/>
        </w:rPr>
        <w:t xml:space="preserve">. </w:t>
      </w:r>
    </w:p>
    <w:p w14:paraId="3E8F63EB" w14:textId="77777777" w:rsidR="00392FDA" w:rsidRDefault="00000000">
      <w:pPr>
        <w:widowControl w:val="0"/>
        <w:pBdr>
          <w:top w:val="nil"/>
          <w:left w:val="nil"/>
          <w:bottom w:val="nil"/>
          <w:right w:val="nil"/>
          <w:between w:val="nil"/>
        </w:pBdr>
        <w:spacing w:before="210" w:line="265" w:lineRule="auto"/>
        <w:ind w:left="539" w:right="-1"/>
        <w:jc w:val="center"/>
        <w:rPr>
          <w:color w:val="000000"/>
        </w:rPr>
      </w:pPr>
      <w:r>
        <w:rPr>
          <w:b/>
          <w:color w:val="000000"/>
        </w:rPr>
        <w:t xml:space="preserve">3.2.11. </w:t>
      </w:r>
      <w:r>
        <w:rPr>
          <w:color w:val="000000"/>
        </w:rPr>
        <w:t xml:space="preserve">Politus, Müşteri’ye fatura kestikten sonra vergiler ve yasal ödemeler </w:t>
      </w:r>
      <w:proofErr w:type="gramStart"/>
      <w:r>
        <w:rPr>
          <w:color w:val="000000"/>
        </w:rPr>
        <w:t>kesinti  yapıldıktan</w:t>
      </w:r>
      <w:proofErr w:type="gramEnd"/>
      <w:r>
        <w:rPr>
          <w:color w:val="000000"/>
        </w:rPr>
        <w:t xml:space="preserve"> sonra kalan tutar üzerinden Partner’a ödeme yapacaktır. </w:t>
      </w:r>
    </w:p>
    <w:p w14:paraId="1DF8F136" w14:textId="3DA27A97" w:rsidR="00392FDA" w:rsidRDefault="00000000">
      <w:pPr>
        <w:widowControl w:val="0"/>
        <w:pBdr>
          <w:top w:val="nil"/>
          <w:left w:val="nil"/>
          <w:bottom w:val="nil"/>
          <w:right w:val="nil"/>
          <w:between w:val="nil"/>
        </w:pBdr>
        <w:spacing w:before="208" w:line="263" w:lineRule="auto"/>
        <w:ind w:left="1568" w:right="-7" w:hanging="1028"/>
        <w:jc w:val="both"/>
        <w:rPr>
          <w:color w:val="000000"/>
        </w:rPr>
      </w:pPr>
      <w:r>
        <w:rPr>
          <w:b/>
          <w:color w:val="000000"/>
        </w:rPr>
        <w:t xml:space="preserve">3.2.12. </w:t>
      </w:r>
      <w:r w:rsidR="00173481">
        <w:rPr>
          <w:b/>
          <w:color w:val="000000"/>
        </w:rPr>
        <w:tab/>
      </w:r>
      <w:r>
        <w:rPr>
          <w:color w:val="000000"/>
        </w:rPr>
        <w:t xml:space="preserve">Partner, İşbu Sözleşme süresince kendi kendine edindiği veyahut </w:t>
      </w:r>
      <w:proofErr w:type="gramStart"/>
      <w:r>
        <w:rPr>
          <w:color w:val="000000"/>
        </w:rPr>
        <w:t>işbirliği  sebebiyle</w:t>
      </w:r>
      <w:proofErr w:type="gramEnd"/>
      <w:r>
        <w:rPr>
          <w:color w:val="000000"/>
        </w:rPr>
        <w:t xml:space="preserve"> kendisiyle paylaşılan ürün ve hizmetlere ait tüm logo, </w:t>
      </w:r>
      <w:proofErr w:type="gramStart"/>
      <w:r>
        <w:rPr>
          <w:color w:val="000000"/>
        </w:rPr>
        <w:t>tanıtım,  kılavuz</w:t>
      </w:r>
      <w:proofErr w:type="gramEnd"/>
      <w:r>
        <w:rPr>
          <w:color w:val="000000"/>
        </w:rPr>
        <w:t xml:space="preserve">, pazarlama ve teknik bilgiler ile Müşteriye sağlanacak </w:t>
      </w:r>
      <w:proofErr w:type="gramStart"/>
      <w:r>
        <w:rPr>
          <w:color w:val="000000"/>
        </w:rPr>
        <w:t>hizmetlerin  tanıtımı</w:t>
      </w:r>
      <w:proofErr w:type="gramEnd"/>
      <w:r>
        <w:rPr>
          <w:color w:val="000000"/>
        </w:rPr>
        <w:t xml:space="preserve"> için her türlü gereci Politus ile arasındaki sözleşme </w:t>
      </w:r>
      <w:proofErr w:type="gramStart"/>
      <w:r>
        <w:rPr>
          <w:color w:val="000000"/>
        </w:rPr>
        <w:t xml:space="preserve">süresince  </w:t>
      </w:r>
      <w:r>
        <w:rPr>
          <w:color w:val="000000"/>
        </w:rPr>
        <w:lastRenderedPageBreak/>
        <w:t>kullanacaktır</w:t>
      </w:r>
      <w:proofErr w:type="gramEnd"/>
      <w:r>
        <w:rPr>
          <w:color w:val="000000"/>
        </w:rPr>
        <w:t xml:space="preserve">. Sözleşme’nin herhangi bir sebeple sona ermesi </w:t>
      </w:r>
      <w:proofErr w:type="gramStart"/>
      <w:r>
        <w:rPr>
          <w:color w:val="000000"/>
        </w:rPr>
        <w:t>durumunda  işbu</w:t>
      </w:r>
      <w:proofErr w:type="gramEnd"/>
      <w:r>
        <w:rPr>
          <w:color w:val="000000"/>
        </w:rPr>
        <w:t xml:space="preserve"> hükümde anılı materyaller Politus’ya iade edilecektir. </w:t>
      </w:r>
    </w:p>
    <w:p w14:paraId="724A58FD" w14:textId="77777777" w:rsidR="00392FDA" w:rsidRDefault="00000000">
      <w:pPr>
        <w:widowControl w:val="0"/>
        <w:pBdr>
          <w:top w:val="nil"/>
          <w:left w:val="nil"/>
          <w:bottom w:val="nil"/>
          <w:right w:val="nil"/>
          <w:between w:val="nil"/>
        </w:pBdr>
        <w:spacing w:before="210" w:line="240" w:lineRule="auto"/>
        <w:ind w:left="726"/>
        <w:rPr>
          <w:b/>
          <w:color w:val="000000"/>
        </w:rPr>
      </w:pPr>
      <w:r>
        <w:rPr>
          <w:b/>
          <w:color w:val="000000"/>
        </w:rPr>
        <w:t xml:space="preserve">3.3. TARAFLARIN ORTAK HAK VE YÜKÜMLÜLÜKLERİ </w:t>
      </w:r>
    </w:p>
    <w:p w14:paraId="2944E0D7" w14:textId="1D45BC36" w:rsidR="00392FDA" w:rsidRDefault="00000000">
      <w:pPr>
        <w:widowControl w:val="0"/>
        <w:pBdr>
          <w:top w:val="nil"/>
          <w:left w:val="nil"/>
          <w:bottom w:val="nil"/>
          <w:right w:val="nil"/>
          <w:between w:val="nil"/>
        </w:pBdr>
        <w:spacing w:before="231" w:line="264" w:lineRule="auto"/>
        <w:ind w:left="1571" w:right="-5" w:hanging="908"/>
        <w:jc w:val="both"/>
        <w:rPr>
          <w:color w:val="000000"/>
        </w:rPr>
      </w:pPr>
      <w:r>
        <w:rPr>
          <w:b/>
          <w:color w:val="000000"/>
        </w:rPr>
        <w:t xml:space="preserve">3.3.1. </w:t>
      </w:r>
      <w:r w:rsidR="00173481">
        <w:rPr>
          <w:b/>
          <w:color w:val="000000"/>
        </w:rPr>
        <w:tab/>
      </w:r>
      <w:r>
        <w:rPr>
          <w:color w:val="000000"/>
        </w:rPr>
        <w:t xml:space="preserve">Taraflar, karşılıklı olarak birbirlerine yönlendirmiş oldukları müşteriler </w:t>
      </w:r>
      <w:proofErr w:type="gramStart"/>
      <w:r>
        <w:rPr>
          <w:color w:val="000000"/>
        </w:rPr>
        <w:t>ile  çalışmaya</w:t>
      </w:r>
      <w:proofErr w:type="gramEnd"/>
      <w:r>
        <w:rPr>
          <w:color w:val="000000"/>
        </w:rPr>
        <w:t xml:space="preserve"> devam ettikleri </w:t>
      </w:r>
      <w:proofErr w:type="gramStart"/>
      <w:r>
        <w:rPr>
          <w:color w:val="000000"/>
        </w:rPr>
        <w:t>sürece,</w:t>
      </w:r>
      <w:proofErr w:type="gramEnd"/>
      <w:r>
        <w:rPr>
          <w:color w:val="000000"/>
        </w:rPr>
        <w:t xml:space="preserve"> ve İşbu sözleşmenin </w:t>
      </w:r>
      <w:proofErr w:type="gramStart"/>
      <w:r>
        <w:rPr>
          <w:color w:val="000000"/>
        </w:rPr>
        <w:t>feshedilmesinden  sonrasında</w:t>
      </w:r>
      <w:proofErr w:type="gramEnd"/>
      <w:r>
        <w:rPr>
          <w:color w:val="000000"/>
        </w:rPr>
        <w:t xml:space="preserve"> da geçerli olmak üzere, her bir müşteri için işbu sözleşme ve/</w:t>
      </w:r>
      <w:proofErr w:type="gramStart"/>
      <w:r>
        <w:rPr>
          <w:color w:val="000000"/>
        </w:rPr>
        <w:t>veya  eklerinde</w:t>
      </w:r>
      <w:proofErr w:type="gramEnd"/>
      <w:r>
        <w:rPr>
          <w:color w:val="000000"/>
        </w:rPr>
        <w:t xml:space="preserve"> kararlaştırılmış olan komisyon/sözleşme bedelini almaya </w:t>
      </w:r>
      <w:proofErr w:type="gramStart"/>
      <w:r>
        <w:rPr>
          <w:color w:val="000000"/>
        </w:rPr>
        <w:t>devam  edecektir</w:t>
      </w:r>
      <w:proofErr w:type="gramEnd"/>
      <w:r>
        <w:rPr>
          <w:color w:val="000000"/>
        </w:rPr>
        <w:t xml:space="preserve">. </w:t>
      </w:r>
    </w:p>
    <w:p w14:paraId="5272668E" w14:textId="542F85E5" w:rsidR="00392FDA" w:rsidRDefault="00000000">
      <w:pPr>
        <w:widowControl w:val="0"/>
        <w:pBdr>
          <w:top w:val="nil"/>
          <w:left w:val="nil"/>
          <w:bottom w:val="nil"/>
          <w:right w:val="nil"/>
          <w:between w:val="nil"/>
        </w:pBdr>
        <w:spacing w:before="209" w:line="264" w:lineRule="auto"/>
        <w:ind w:left="1572" w:right="-6" w:hanging="909"/>
        <w:jc w:val="both"/>
        <w:rPr>
          <w:color w:val="000000"/>
        </w:rPr>
      </w:pPr>
      <w:r>
        <w:rPr>
          <w:b/>
          <w:color w:val="000000"/>
        </w:rPr>
        <w:t xml:space="preserve">3.3.2. </w:t>
      </w:r>
      <w:r w:rsidR="00173481">
        <w:rPr>
          <w:b/>
          <w:color w:val="000000"/>
        </w:rPr>
        <w:tab/>
      </w:r>
      <w:r>
        <w:rPr>
          <w:color w:val="000000"/>
        </w:rPr>
        <w:t xml:space="preserve">Taraflar, işbu Sözleşme’nin konusuna dair belirlenecek hizmet </w:t>
      </w:r>
      <w:proofErr w:type="gramStart"/>
      <w:r>
        <w:rPr>
          <w:color w:val="000000"/>
        </w:rPr>
        <w:t>kapsamını  (</w:t>
      </w:r>
      <w:proofErr w:type="gramEnd"/>
      <w:r>
        <w:rPr>
          <w:color w:val="000000"/>
        </w:rPr>
        <w:t xml:space="preserve">ürün, ürün grubu ve hizmetlerin tanımları, mali koşulları, ek kazanç ve </w:t>
      </w:r>
      <w:proofErr w:type="gramStart"/>
      <w:r>
        <w:rPr>
          <w:color w:val="000000"/>
        </w:rPr>
        <w:t>gelir  paylaşım</w:t>
      </w:r>
      <w:proofErr w:type="gramEnd"/>
      <w:r>
        <w:rPr>
          <w:color w:val="000000"/>
        </w:rPr>
        <w:t xml:space="preserve"> modelleri, hakedişi usulü, hesaplanma biçimi vb.), işbu </w:t>
      </w:r>
      <w:proofErr w:type="gramStart"/>
      <w:r>
        <w:rPr>
          <w:color w:val="000000"/>
        </w:rPr>
        <w:t>sözleşmenin  ayrılmaz</w:t>
      </w:r>
      <w:proofErr w:type="gramEnd"/>
      <w:r>
        <w:rPr>
          <w:color w:val="000000"/>
        </w:rPr>
        <w:t xml:space="preserve"> bir parçası olan ek protokoller tanzim ederek yazılı </w:t>
      </w:r>
      <w:proofErr w:type="gramStart"/>
      <w:r>
        <w:rPr>
          <w:color w:val="000000"/>
        </w:rPr>
        <w:t>olarak  akdedeceklerini</w:t>
      </w:r>
      <w:proofErr w:type="gramEnd"/>
      <w:r>
        <w:rPr>
          <w:color w:val="000000"/>
        </w:rPr>
        <w:t xml:space="preserve"> beyan ve kabul ederler. </w:t>
      </w:r>
      <w:r w:rsidR="001B7EF1">
        <w:rPr>
          <w:color w:val="000000"/>
        </w:rPr>
        <w:t>Ek-1 de hizmet bedel oranları listelenmiştir.</w:t>
      </w:r>
    </w:p>
    <w:p w14:paraId="245C4AED" w14:textId="77777777" w:rsidR="00173481" w:rsidRDefault="00000000">
      <w:pPr>
        <w:widowControl w:val="0"/>
        <w:pBdr>
          <w:top w:val="nil"/>
          <w:left w:val="nil"/>
          <w:bottom w:val="nil"/>
          <w:right w:val="nil"/>
          <w:between w:val="nil"/>
        </w:pBdr>
        <w:spacing w:before="209" w:line="262" w:lineRule="auto"/>
        <w:ind w:left="1569" w:right="-6" w:hanging="907"/>
        <w:jc w:val="both"/>
        <w:rPr>
          <w:color w:val="000000"/>
        </w:rPr>
      </w:pPr>
      <w:r>
        <w:rPr>
          <w:b/>
          <w:color w:val="000000"/>
        </w:rPr>
        <w:t xml:space="preserve">3.3.3. </w:t>
      </w:r>
      <w:r w:rsidR="00173481">
        <w:rPr>
          <w:b/>
          <w:color w:val="000000"/>
        </w:rPr>
        <w:tab/>
      </w:r>
      <w:r>
        <w:rPr>
          <w:color w:val="000000"/>
        </w:rPr>
        <w:t xml:space="preserve">Taraflar, Sözleşme konusu iş kalemlerini yerine getirirken Diğer Taraf ve </w:t>
      </w:r>
      <w:proofErr w:type="gramStart"/>
      <w:r>
        <w:rPr>
          <w:color w:val="000000"/>
        </w:rPr>
        <w:t>Diğer  Tarafın</w:t>
      </w:r>
      <w:proofErr w:type="gramEnd"/>
      <w:r>
        <w:rPr>
          <w:color w:val="000000"/>
        </w:rPr>
        <w:t xml:space="preserve"> iş ortakları ile bağlantılı diğer firmaların ve markaların imajına </w:t>
      </w:r>
      <w:proofErr w:type="gramStart"/>
      <w:r>
        <w:rPr>
          <w:color w:val="000000"/>
        </w:rPr>
        <w:t>uygun  hareket</w:t>
      </w:r>
      <w:proofErr w:type="gramEnd"/>
      <w:r>
        <w:rPr>
          <w:color w:val="000000"/>
        </w:rPr>
        <w:t xml:space="preserve"> edeceğini, negatif bir söylemde bulunmayacağını ve/veya </w:t>
      </w:r>
      <w:proofErr w:type="gramStart"/>
      <w:r>
        <w:rPr>
          <w:color w:val="000000"/>
        </w:rPr>
        <w:t>herhangi  bir</w:t>
      </w:r>
      <w:proofErr w:type="gramEnd"/>
      <w:r>
        <w:rPr>
          <w:color w:val="000000"/>
        </w:rPr>
        <w:t xml:space="preserve"> şekilde Diğer Tarafı kötülemeyeceğini, ticari itibarını </w:t>
      </w:r>
      <w:proofErr w:type="gramStart"/>
      <w:r>
        <w:rPr>
          <w:color w:val="000000"/>
        </w:rPr>
        <w:t>zedelemeyeceğini  kabul</w:t>
      </w:r>
      <w:proofErr w:type="gramEnd"/>
      <w:r>
        <w:rPr>
          <w:color w:val="000000"/>
        </w:rPr>
        <w:t>, beyan ve taahhüt eder.</w:t>
      </w:r>
    </w:p>
    <w:p w14:paraId="09D5363F" w14:textId="289983A6" w:rsidR="00392FDA" w:rsidRDefault="00000000">
      <w:pPr>
        <w:widowControl w:val="0"/>
        <w:pBdr>
          <w:top w:val="nil"/>
          <w:left w:val="nil"/>
          <w:bottom w:val="nil"/>
          <w:right w:val="nil"/>
          <w:between w:val="nil"/>
        </w:pBdr>
        <w:spacing w:before="209" w:line="262" w:lineRule="auto"/>
        <w:ind w:left="1569" w:right="-6" w:hanging="907"/>
        <w:jc w:val="both"/>
        <w:rPr>
          <w:color w:val="000000"/>
        </w:rPr>
      </w:pPr>
      <w:r>
        <w:rPr>
          <w:color w:val="000000"/>
        </w:rPr>
        <w:t xml:space="preserve"> </w:t>
      </w:r>
    </w:p>
    <w:p w14:paraId="2894E682" w14:textId="5467AE60" w:rsidR="00392FDA" w:rsidRDefault="00000000">
      <w:pPr>
        <w:widowControl w:val="0"/>
        <w:pBdr>
          <w:top w:val="nil"/>
          <w:left w:val="nil"/>
          <w:bottom w:val="nil"/>
          <w:right w:val="nil"/>
          <w:between w:val="nil"/>
        </w:pBdr>
        <w:spacing w:line="263" w:lineRule="auto"/>
        <w:ind w:left="1571" w:right="-6" w:hanging="909"/>
        <w:jc w:val="both"/>
        <w:rPr>
          <w:color w:val="000000"/>
        </w:rPr>
      </w:pPr>
      <w:r>
        <w:rPr>
          <w:b/>
          <w:color w:val="000000"/>
        </w:rPr>
        <w:t xml:space="preserve">3.3.4. </w:t>
      </w:r>
      <w:r w:rsidR="00173481">
        <w:rPr>
          <w:b/>
          <w:color w:val="000000"/>
        </w:rPr>
        <w:tab/>
      </w:r>
      <w:r>
        <w:rPr>
          <w:color w:val="000000"/>
        </w:rPr>
        <w:t xml:space="preserve">Taraflar, dilerlerse sosyal medya mecralarında ve diledikleri yazılı, basılı </w:t>
      </w:r>
      <w:proofErr w:type="gramStart"/>
      <w:r>
        <w:rPr>
          <w:color w:val="000000"/>
        </w:rPr>
        <w:t>ve  görsel</w:t>
      </w:r>
      <w:proofErr w:type="gramEnd"/>
      <w:r>
        <w:rPr>
          <w:color w:val="000000"/>
        </w:rPr>
        <w:t xml:space="preserve"> mecralarda </w:t>
      </w:r>
      <w:proofErr w:type="gramStart"/>
      <w:r>
        <w:rPr>
          <w:color w:val="000000"/>
        </w:rPr>
        <w:t>işbirliğini</w:t>
      </w:r>
      <w:proofErr w:type="gramEnd"/>
      <w:r>
        <w:rPr>
          <w:color w:val="000000"/>
        </w:rPr>
        <w:t xml:space="preserve"> paylaşabilir. Paylaşım yapılırken </w:t>
      </w:r>
      <w:proofErr w:type="gramStart"/>
      <w:r>
        <w:rPr>
          <w:color w:val="000000"/>
        </w:rPr>
        <w:t>işbu  Sözleşme’deki</w:t>
      </w:r>
      <w:proofErr w:type="gramEnd"/>
      <w:r>
        <w:rPr>
          <w:color w:val="000000"/>
        </w:rPr>
        <w:t xml:space="preserve"> hükümlere aykırı bir beyanda bulunulamaz, ticari hususlar </w:t>
      </w:r>
      <w:proofErr w:type="gramStart"/>
      <w:r>
        <w:rPr>
          <w:color w:val="000000"/>
        </w:rPr>
        <w:t>ve  gizli</w:t>
      </w:r>
      <w:proofErr w:type="gramEnd"/>
      <w:r>
        <w:rPr>
          <w:color w:val="000000"/>
        </w:rPr>
        <w:t xml:space="preserve"> kalması istenen hususlar paylaşımlarda kullanılamaz. </w:t>
      </w:r>
    </w:p>
    <w:p w14:paraId="735BD32E" w14:textId="03B334DA" w:rsidR="00392FDA" w:rsidRDefault="00000000">
      <w:pPr>
        <w:widowControl w:val="0"/>
        <w:pBdr>
          <w:top w:val="nil"/>
          <w:left w:val="nil"/>
          <w:bottom w:val="nil"/>
          <w:right w:val="nil"/>
          <w:between w:val="nil"/>
        </w:pBdr>
        <w:spacing w:before="210" w:line="263" w:lineRule="auto"/>
        <w:ind w:left="1566" w:right="-5" w:hanging="904"/>
        <w:jc w:val="both"/>
        <w:rPr>
          <w:color w:val="000000"/>
        </w:rPr>
      </w:pPr>
      <w:r>
        <w:rPr>
          <w:b/>
          <w:color w:val="000000"/>
        </w:rPr>
        <w:t xml:space="preserve">3.3.5. </w:t>
      </w:r>
      <w:r w:rsidR="00173481">
        <w:rPr>
          <w:b/>
          <w:color w:val="000000"/>
        </w:rPr>
        <w:tab/>
      </w:r>
      <w:r>
        <w:rPr>
          <w:color w:val="000000"/>
        </w:rPr>
        <w:t xml:space="preserve">Taraflar verecekleri hizmetler kapsamında yeni müşteri bulmak </w:t>
      </w:r>
      <w:proofErr w:type="gramStart"/>
      <w:r>
        <w:rPr>
          <w:color w:val="000000"/>
        </w:rPr>
        <w:t>yönünde  çalışmalar</w:t>
      </w:r>
      <w:proofErr w:type="gramEnd"/>
      <w:r>
        <w:rPr>
          <w:color w:val="000000"/>
        </w:rPr>
        <w:t xml:space="preserve"> yürütüp karşılıklı yeni müşteri bilgisi ve var olan müşterilere ait </w:t>
      </w:r>
      <w:proofErr w:type="gramStart"/>
      <w:r>
        <w:rPr>
          <w:color w:val="000000"/>
        </w:rPr>
        <w:t>ek  iş</w:t>
      </w:r>
      <w:proofErr w:type="gramEnd"/>
      <w:r>
        <w:rPr>
          <w:color w:val="000000"/>
        </w:rPr>
        <w:t xml:space="preserve"> geliştirme fırsatları hakkında bilgi paylaşımında bulunarak satış </w:t>
      </w:r>
      <w:proofErr w:type="gramStart"/>
      <w:r>
        <w:rPr>
          <w:color w:val="000000"/>
        </w:rPr>
        <w:t>arttırma  faaliyetleri</w:t>
      </w:r>
      <w:proofErr w:type="gramEnd"/>
      <w:r>
        <w:rPr>
          <w:color w:val="000000"/>
        </w:rPr>
        <w:t xml:space="preserve"> sergileyecektir.  </w:t>
      </w:r>
    </w:p>
    <w:p w14:paraId="24C17044" w14:textId="0CFF3F01" w:rsidR="00392FDA" w:rsidRDefault="00000000">
      <w:pPr>
        <w:widowControl w:val="0"/>
        <w:pBdr>
          <w:top w:val="nil"/>
          <w:left w:val="nil"/>
          <w:bottom w:val="nil"/>
          <w:right w:val="nil"/>
          <w:between w:val="nil"/>
        </w:pBdr>
        <w:spacing w:before="210" w:line="263" w:lineRule="auto"/>
        <w:ind w:left="1567" w:right="-6" w:hanging="904"/>
        <w:jc w:val="both"/>
        <w:rPr>
          <w:color w:val="000000"/>
        </w:rPr>
      </w:pPr>
      <w:r>
        <w:rPr>
          <w:b/>
          <w:color w:val="000000"/>
        </w:rPr>
        <w:t xml:space="preserve">3.3.6. </w:t>
      </w:r>
      <w:r w:rsidR="00173481">
        <w:rPr>
          <w:b/>
          <w:color w:val="000000"/>
        </w:rPr>
        <w:tab/>
      </w:r>
      <w:r>
        <w:rPr>
          <w:color w:val="000000"/>
        </w:rPr>
        <w:t xml:space="preserve">Taraflar, bünyelerinde çalışan personelin alanında deneyimli </w:t>
      </w:r>
      <w:proofErr w:type="gramStart"/>
      <w:r>
        <w:rPr>
          <w:color w:val="000000"/>
        </w:rPr>
        <w:t>olduğunu,  personeline</w:t>
      </w:r>
      <w:proofErr w:type="gramEnd"/>
      <w:r>
        <w:rPr>
          <w:color w:val="000000"/>
        </w:rPr>
        <w:t xml:space="preserve"> ait her türlü hukuki ve veri gizliliğini gerektiren ve bilcümle </w:t>
      </w:r>
      <w:proofErr w:type="gramStart"/>
      <w:r>
        <w:rPr>
          <w:color w:val="000000"/>
        </w:rPr>
        <w:t>kanuni  yükümlülüklerini</w:t>
      </w:r>
      <w:proofErr w:type="gramEnd"/>
      <w:r>
        <w:rPr>
          <w:color w:val="000000"/>
        </w:rPr>
        <w:t xml:space="preserve"> yerine getirdiğini, gizlilik hükümlerini ve taraflarca </w:t>
      </w:r>
      <w:proofErr w:type="gramStart"/>
      <w:r>
        <w:rPr>
          <w:color w:val="000000"/>
        </w:rPr>
        <w:t>paylaşılan  kişisel</w:t>
      </w:r>
      <w:proofErr w:type="gramEnd"/>
      <w:r>
        <w:rPr>
          <w:color w:val="000000"/>
        </w:rPr>
        <w:t xml:space="preserve"> verileri usule ve kanuna uygun olarak sakladığını/işlediğini/imha </w:t>
      </w:r>
      <w:proofErr w:type="gramStart"/>
      <w:r>
        <w:rPr>
          <w:color w:val="000000"/>
        </w:rPr>
        <w:t>ettiğini  ve</w:t>
      </w:r>
      <w:proofErr w:type="gramEnd"/>
      <w:r>
        <w:rPr>
          <w:color w:val="000000"/>
        </w:rPr>
        <w:t xml:space="preserve"> çalışanların diğer Taraf’a ve/veya üçüncü kişilerde sebep </w:t>
      </w:r>
      <w:proofErr w:type="gramStart"/>
      <w:r>
        <w:rPr>
          <w:color w:val="000000"/>
        </w:rPr>
        <w:t>olduğu  zararlardan</w:t>
      </w:r>
      <w:proofErr w:type="gramEnd"/>
      <w:r>
        <w:rPr>
          <w:color w:val="000000"/>
        </w:rPr>
        <w:t xml:space="preserve"> dolayı sorumlu olduğunu kabul, beyan ve taahhüt eder.  </w:t>
      </w:r>
    </w:p>
    <w:p w14:paraId="2BFCB18D" w14:textId="3720B87E" w:rsidR="00392FDA" w:rsidRDefault="00000000">
      <w:pPr>
        <w:widowControl w:val="0"/>
        <w:pBdr>
          <w:top w:val="nil"/>
          <w:left w:val="nil"/>
          <w:bottom w:val="nil"/>
          <w:right w:val="nil"/>
          <w:between w:val="nil"/>
        </w:pBdr>
        <w:spacing w:before="215" w:line="262" w:lineRule="auto"/>
        <w:ind w:left="1571" w:right="-5" w:hanging="909"/>
        <w:jc w:val="both"/>
        <w:rPr>
          <w:color w:val="000000"/>
        </w:rPr>
      </w:pPr>
      <w:r>
        <w:rPr>
          <w:b/>
          <w:color w:val="000000"/>
        </w:rPr>
        <w:t xml:space="preserve">3.3.7. </w:t>
      </w:r>
      <w:r w:rsidR="00173481">
        <w:rPr>
          <w:b/>
          <w:color w:val="000000"/>
        </w:rPr>
        <w:tab/>
      </w:r>
      <w:r>
        <w:rPr>
          <w:color w:val="000000"/>
        </w:rPr>
        <w:t xml:space="preserve">Taraflar, istemiş olduğu yeni müşteri kazanımı ve kazanılmış </w:t>
      </w:r>
      <w:proofErr w:type="gramStart"/>
      <w:r>
        <w:rPr>
          <w:color w:val="000000"/>
        </w:rPr>
        <w:t>olan  müşterilerin</w:t>
      </w:r>
      <w:proofErr w:type="gramEnd"/>
      <w:r>
        <w:rPr>
          <w:color w:val="000000"/>
        </w:rPr>
        <w:t xml:space="preserve">, takip, çapraz satış olanakları, önceden mutabık kalınmış </w:t>
      </w:r>
      <w:proofErr w:type="gramStart"/>
      <w:r>
        <w:rPr>
          <w:color w:val="000000"/>
        </w:rPr>
        <w:t>ürün  grupları</w:t>
      </w:r>
      <w:proofErr w:type="gramEnd"/>
      <w:r>
        <w:rPr>
          <w:color w:val="000000"/>
        </w:rPr>
        <w:t xml:space="preserve">, ürünler ve hizmet kalemleri üzerinde olası iş olanakları için, </w:t>
      </w:r>
      <w:proofErr w:type="gramStart"/>
      <w:r>
        <w:rPr>
          <w:color w:val="000000"/>
        </w:rPr>
        <w:t>gerekli  raporlamayı</w:t>
      </w:r>
      <w:proofErr w:type="gramEnd"/>
      <w:r>
        <w:rPr>
          <w:color w:val="000000"/>
        </w:rPr>
        <w:t xml:space="preserve"> diğer tarafa aylık düzenli olarak veya taraflarca mutabık </w:t>
      </w:r>
      <w:proofErr w:type="gramStart"/>
      <w:r>
        <w:rPr>
          <w:color w:val="000000"/>
        </w:rPr>
        <w:t>kalınan  aralıklarla</w:t>
      </w:r>
      <w:proofErr w:type="gramEnd"/>
      <w:r>
        <w:rPr>
          <w:color w:val="000000"/>
        </w:rPr>
        <w:t xml:space="preserve"> iletmeyi kabul ve taahhüt eder. </w:t>
      </w:r>
    </w:p>
    <w:p w14:paraId="183447B1" w14:textId="61441D58" w:rsidR="00392FDA" w:rsidRDefault="00000000">
      <w:pPr>
        <w:widowControl w:val="0"/>
        <w:pBdr>
          <w:top w:val="nil"/>
          <w:left w:val="nil"/>
          <w:bottom w:val="nil"/>
          <w:right w:val="nil"/>
          <w:between w:val="nil"/>
        </w:pBdr>
        <w:spacing w:before="210" w:line="263" w:lineRule="auto"/>
        <w:ind w:left="1572" w:right="-8" w:hanging="910"/>
        <w:jc w:val="both"/>
        <w:rPr>
          <w:color w:val="000000"/>
        </w:rPr>
      </w:pPr>
      <w:r>
        <w:rPr>
          <w:b/>
          <w:color w:val="000000"/>
        </w:rPr>
        <w:t xml:space="preserve">3.3.8. </w:t>
      </w:r>
      <w:r w:rsidR="00173481">
        <w:rPr>
          <w:b/>
          <w:color w:val="000000"/>
        </w:rPr>
        <w:tab/>
      </w:r>
      <w:r>
        <w:rPr>
          <w:color w:val="000000"/>
        </w:rPr>
        <w:t xml:space="preserve">Taraflar arasında akdedilen işbu Sözleşme herhangi bir sebeple sona </w:t>
      </w:r>
      <w:proofErr w:type="gramStart"/>
      <w:r>
        <w:rPr>
          <w:color w:val="000000"/>
        </w:rPr>
        <w:t>ererse  Sözleşme</w:t>
      </w:r>
      <w:proofErr w:type="gramEnd"/>
      <w:r>
        <w:rPr>
          <w:color w:val="000000"/>
        </w:rPr>
        <w:t xml:space="preserve"> süresince Partner’in aracı olduğu Müşterilerden doğan </w:t>
      </w:r>
      <w:proofErr w:type="gramStart"/>
      <w:r>
        <w:rPr>
          <w:color w:val="000000"/>
        </w:rPr>
        <w:t>henüz  muaccel</w:t>
      </w:r>
      <w:proofErr w:type="gramEnd"/>
      <w:r>
        <w:rPr>
          <w:color w:val="000000"/>
        </w:rPr>
        <w:t xml:space="preserve"> olmamış alacaklar için Politus komisyon bedelini Müşteri’den </w:t>
      </w:r>
      <w:proofErr w:type="gramStart"/>
      <w:r>
        <w:rPr>
          <w:color w:val="000000"/>
        </w:rPr>
        <w:t>tahsil  ettikten</w:t>
      </w:r>
      <w:proofErr w:type="gramEnd"/>
      <w:r>
        <w:rPr>
          <w:color w:val="000000"/>
        </w:rPr>
        <w:t xml:space="preserve"> sonra Partner’in Sözleşme’de belirtilen banka hesaplarına gönderir.</w:t>
      </w:r>
      <w:r w:rsidR="001B7EF1">
        <w:rPr>
          <w:color w:val="000000"/>
        </w:rPr>
        <w:t xml:space="preserve"> Sözleşme son ermiş olsa dahi </w:t>
      </w:r>
      <w:proofErr w:type="spellStart"/>
      <w:r w:rsidR="001B7EF1">
        <w:rPr>
          <w:color w:val="000000"/>
        </w:rPr>
        <w:t>Partner’ın</w:t>
      </w:r>
      <w:proofErr w:type="spellEnd"/>
      <w:r w:rsidR="001B7EF1">
        <w:rPr>
          <w:color w:val="000000"/>
        </w:rPr>
        <w:t xml:space="preserve"> tanıtımını sağlamış olduğu müşterilerden oluşan gelir Politus tarafından alınmaya devam ettiği sürece </w:t>
      </w:r>
      <w:r w:rsidR="001B7EF1">
        <w:rPr>
          <w:color w:val="000000"/>
        </w:rPr>
        <w:lastRenderedPageBreak/>
        <w:t xml:space="preserve">Partner’ a </w:t>
      </w:r>
      <w:proofErr w:type="spellStart"/>
      <w:r w:rsidR="001B7EF1">
        <w:rPr>
          <w:color w:val="000000"/>
        </w:rPr>
        <w:t>hakedişini</w:t>
      </w:r>
      <w:proofErr w:type="spellEnd"/>
      <w:r w:rsidR="001B7EF1">
        <w:rPr>
          <w:color w:val="000000"/>
        </w:rPr>
        <w:t xml:space="preserve"> ödemeye devam edecektir.</w:t>
      </w:r>
      <w:r>
        <w:rPr>
          <w:color w:val="000000"/>
        </w:rPr>
        <w:t xml:space="preserve"> </w:t>
      </w:r>
    </w:p>
    <w:p w14:paraId="28AF0022" w14:textId="65688F06" w:rsidR="00392FDA" w:rsidRDefault="00000000">
      <w:pPr>
        <w:widowControl w:val="0"/>
        <w:pBdr>
          <w:top w:val="nil"/>
          <w:left w:val="nil"/>
          <w:bottom w:val="nil"/>
          <w:right w:val="nil"/>
          <w:between w:val="nil"/>
        </w:pBdr>
        <w:spacing w:before="210" w:line="263" w:lineRule="auto"/>
        <w:ind w:left="1567" w:right="-6" w:hanging="904"/>
        <w:jc w:val="both"/>
        <w:rPr>
          <w:color w:val="000000"/>
        </w:rPr>
      </w:pPr>
      <w:r>
        <w:rPr>
          <w:b/>
          <w:color w:val="000000"/>
        </w:rPr>
        <w:t xml:space="preserve">3.3.9. </w:t>
      </w:r>
      <w:r w:rsidR="00173481">
        <w:rPr>
          <w:b/>
          <w:color w:val="000000"/>
        </w:rPr>
        <w:tab/>
      </w:r>
      <w:r>
        <w:rPr>
          <w:color w:val="000000"/>
        </w:rPr>
        <w:t xml:space="preserve">Taraflar, birbirine sağlayacağı, işbu sözleşmeye konu olan hizmet ve ürünlerin  satış, tanıtım ya da iletişimi için sunduğu her tür elektronik ortam/araç/yazılım  (Email, vb.), araç ya da zimmet ile teslim edilmiş her tür aracın, kanuna aykırı  ve/veya işbu maddede belirtilen amaçlar haricinde kullanılmayacağını, bu  araç ve gereçlerle suç işlemeyeceğini, kendi bünyesinde bulunan işçi veya  ilgili kimseleri bu hususta bilgilendirdiğini, sonuçlarını açıkladığını kabul,  beyan ve taahhüt eder.  </w:t>
      </w:r>
    </w:p>
    <w:p w14:paraId="5CA4DFFB" w14:textId="7743B81C" w:rsidR="00392FDA" w:rsidRDefault="00000000">
      <w:pPr>
        <w:widowControl w:val="0"/>
        <w:pBdr>
          <w:top w:val="nil"/>
          <w:left w:val="nil"/>
          <w:bottom w:val="nil"/>
          <w:right w:val="nil"/>
          <w:between w:val="nil"/>
        </w:pBdr>
        <w:spacing w:before="210" w:line="263" w:lineRule="auto"/>
        <w:ind w:left="1569" w:right="-6" w:hanging="1029"/>
        <w:jc w:val="both"/>
        <w:rPr>
          <w:color w:val="000000"/>
        </w:rPr>
      </w:pPr>
      <w:r>
        <w:rPr>
          <w:b/>
          <w:color w:val="000000"/>
        </w:rPr>
        <w:t xml:space="preserve">3.3.10. </w:t>
      </w:r>
      <w:r w:rsidR="00173481">
        <w:rPr>
          <w:b/>
          <w:color w:val="000000"/>
        </w:rPr>
        <w:tab/>
      </w:r>
      <w:r>
        <w:rPr>
          <w:color w:val="000000"/>
        </w:rPr>
        <w:t xml:space="preserve">Taraflar, İşbu Sözleşme konusu edimleri ifa ederken Türk Ticaret Kanunu </w:t>
      </w:r>
      <w:proofErr w:type="gramStart"/>
      <w:r>
        <w:rPr>
          <w:color w:val="000000"/>
        </w:rPr>
        <w:t>ve  Türk</w:t>
      </w:r>
      <w:proofErr w:type="gramEnd"/>
      <w:r>
        <w:rPr>
          <w:color w:val="000000"/>
        </w:rPr>
        <w:t xml:space="preserve"> Borçlar Kanunu başta olmak üzere tüm ilgili mevzuata uygun </w:t>
      </w:r>
      <w:proofErr w:type="gramStart"/>
      <w:r>
        <w:rPr>
          <w:color w:val="000000"/>
        </w:rPr>
        <w:t>hareket  edeceğini</w:t>
      </w:r>
      <w:proofErr w:type="gramEnd"/>
      <w:r>
        <w:rPr>
          <w:color w:val="000000"/>
        </w:rPr>
        <w:t xml:space="preserve">, kendisinin ilgili mevzuatı kusuru ile ihlal etmesi nedeniyle </w:t>
      </w:r>
      <w:proofErr w:type="gramStart"/>
      <w:r>
        <w:rPr>
          <w:color w:val="000000"/>
        </w:rPr>
        <w:t>işbu  Sözleşme</w:t>
      </w:r>
      <w:proofErr w:type="gramEnd"/>
      <w:r>
        <w:rPr>
          <w:color w:val="000000"/>
        </w:rPr>
        <w:t xml:space="preserve"> süresince veya sonrasında, diğer tarafın üçüncü </w:t>
      </w:r>
      <w:proofErr w:type="gramStart"/>
      <w:r>
        <w:rPr>
          <w:color w:val="000000"/>
        </w:rPr>
        <w:t>taraflarca  muhatap</w:t>
      </w:r>
      <w:proofErr w:type="gramEnd"/>
      <w:r>
        <w:rPr>
          <w:color w:val="000000"/>
        </w:rPr>
        <w:t xml:space="preserve"> alınması ve izlenecek yasal prosedürlerin sonucunda herhangi </w:t>
      </w:r>
      <w:proofErr w:type="gramStart"/>
      <w:r>
        <w:rPr>
          <w:color w:val="000000"/>
        </w:rPr>
        <w:t>bir  bedel</w:t>
      </w:r>
      <w:proofErr w:type="gramEnd"/>
      <w:r>
        <w:rPr>
          <w:color w:val="000000"/>
        </w:rPr>
        <w:t xml:space="preserve"> ödemek zorunda kalması halinde diğer tarafın zararını tazmin </w:t>
      </w:r>
      <w:proofErr w:type="gramStart"/>
      <w:r>
        <w:rPr>
          <w:color w:val="000000"/>
        </w:rPr>
        <w:t>edeceğini  beyan</w:t>
      </w:r>
      <w:proofErr w:type="gramEnd"/>
      <w:r>
        <w:rPr>
          <w:color w:val="000000"/>
        </w:rPr>
        <w:t xml:space="preserve"> ve kabul eder. </w:t>
      </w:r>
    </w:p>
    <w:p w14:paraId="3C3192E6" w14:textId="66BA928A" w:rsidR="00392FDA" w:rsidRDefault="00000000">
      <w:pPr>
        <w:widowControl w:val="0"/>
        <w:pBdr>
          <w:top w:val="nil"/>
          <w:left w:val="nil"/>
          <w:bottom w:val="nil"/>
          <w:right w:val="nil"/>
          <w:between w:val="nil"/>
        </w:pBdr>
        <w:spacing w:before="210" w:line="264" w:lineRule="auto"/>
        <w:ind w:left="1567" w:right="-3" w:hanging="1027"/>
        <w:jc w:val="both"/>
        <w:rPr>
          <w:color w:val="000000"/>
        </w:rPr>
      </w:pPr>
      <w:r>
        <w:rPr>
          <w:b/>
          <w:color w:val="000000"/>
        </w:rPr>
        <w:t xml:space="preserve">3.3.11. </w:t>
      </w:r>
      <w:r w:rsidR="00173481">
        <w:rPr>
          <w:b/>
          <w:color w:val="000000"/>
        </w:rPr>
        <w:tab/>
      </w:r>
      <w:r>
        <w:rPr>
          <w:color w:val="000000"/>
        </w:rPr>
        <w:t xml:space="preserve">Politus, Partner vasıtasıyla </w:t>
      </w:r>
      <w:proofErr w:type="gramStart"/>
      <w:r>
        <w:rPr>
          <w:color w:val="000000"/>
        </w:rPr>
        <w:t>işbirliği</w:t>
      </w:r>
      <w:proofErr w:type="gramEnd"/>
      <w:r>
        <w:rPr>
          <w:color w:val="000000"/>
        </w:rPr>
        <w:t xml:space="preserve"> yaptığı Müşteriye sağladığı hizmet </w:t>
      </w:r>
      <w:proofErr w:type="gramStart"/>
      <w:r>
        <w:rPr>
          <w:color w:val="000000"/>
        </w:rPr>
        <w:t>ve  ürünler</w:t>
      </w:r>
      <w:proofErr w:type="gramEnd"/>
      <w:r>
        <w:rPr>
          <w:color w:val="000000"/>
        </w:rPr>
        <w:t xml:space="preserve"> için kestiği faturayı Partner ile paylaşacaktır. Partner, işbu </w:t>
      </w:r>
      <w:proofErr w:type="gramStart"/>
      <w:r>
        <w:rPr>
          <w:color w:val="000000"/>
        </w:rPr>
        <w:t>faturaya  dayanarak</w:t>
      </w:r>
      <w:proofErr w:type="gramEnd"/>
      <w:r>
        <w:rPr>
          <w:color w:val="000000"/>
        </w:rPr>
        <w:t xml:space="preserve"> Müşteri’ye karşı hiçbir iş ve eylemde bulunmayacağını kabul </w:t>
      </w:r>
      <w:proofErr w:type="gramStart"/>
      <w:r>
        <w:rPr>
          <w:color w:val="000000"/>
        </w:rPr>
        <w:t>beyan  ve</w:t>
      </w:r>
      <w:proofErr w:type="gramEnd"/>
      <w:r>
        <w:rPr>
          <w:color w:val="000000"/>
        </w:rPr>
        <w:t xml:space="preserve"> taahhüt eder. </w:t>
      </w:r>
    </w:p>
    <w:p w14:paraId="019ED9A0" w14:textId="77777777" w:rsidR="003A7D62" w:rsidRDefault="003A7D62">
      <w:pPr>
        <w:widowControl w:val="0"/>
        <w:pBdr>
          <w:top w:val="nil"/>
          <w:left w:val="nil"/>
          <w:bottom w:val="nil"/>
          <w:right w:val="nil"/>
          <w:between w:val="nil"/>
        </w:pBdr>
        <w:spacing w:line="240" w:lineRule="auto"/>
        <w:ind w:left="109"/>
        <w:rPr>
          <w:b/>
          <w:color w:val="000000"/>
        </w:rPr>
      </w:pPr>
    </w:p>
    <w:p w14:paraId="5BD8A234" w14:textId="77777777" w:rsidR="003A7D62" w:rsidRDefault="003A7D62">
      <w:pPr>
        <w:widowControl w:val="0"/>
        <w:pBdr>
          <w:top w:val="nil"/>
          <w:left w:val="nil"/>
          <w:bottom w:val="nil"/>
          <w:right w:val="nil"/>
          <w:between w:val="nil"/>
        </w:pBdr>
        <w:spacing w:line="240" w:lineRule="auto"/>
        <w:ind w:left="109"/>
        <w:rPr>
          <w:b/>
          <w:color w:val="000000"/>
        </w:rPr>
      </w:pPr>
    </w:p>
    <w:p w14:paraId="4B8F1D49" w14:textId="460F811A" w:rsidR="00392FDA" w:rsidRDefault="00000000">
      <w:pPr>
        <w:widowControl w:val="0"/>
        <w:pBdr>
          <w:top w:val="nil"/>
          <w:left w:val="nil"/>
          <w:bottom w:val="nil"/>
          <w:right w:val="nil"/>
          <w:between w:val="nil"/>
        </w:pBdr>
        <w:spacing w:line="240" w:lineRule="auto"/>
        <w:ind w:left="109"/>
        <w:rPr>
          <w:b/>
          <w:color w:val="000000"/>
        </w:rPr>
      </w:pPr>
      <w:r>
        <w:rPr>
          <w:b/>
          <w:color w:val="000000"/>
        </w:rPr>
        <w:t xml:space="preserve">4. MALİ YÜKÜMLÜLÜKLER </w:t>
      </w:r>
    </w:p>
    <w:p w14:paraId="4C635109" w14:textId="6995ED5D" w:rsidR="00392FDA" w:rsidRDefault="00000000">
      <w:pPr>
        <w:widowControl w:val="0"/>
        <w:pBdr>
          <w:top w:val="nil"/>
          <w:left w:val="nil"/>
          <w:bottom w:val="nil"/>
          <w:right w:val="nil"/>
          <w:between w:val="nil"/>
        </w:pBdr>
        <w:spacing w:before="231" w:line="263" w:lineRule="auto"/>
        <w:ind w:left="1449" w:right="-5" w:hanging="726"/>
        <w:jc w:val="both"/>
        <w:rPr>
          <w:color w:val="000000"/>
        </w:rPr>
      </w:pPr>
      <w:r>
        <w:rPr>
          <w:b/>
          <w:color w:val="000000"/>
        </w:rPr>
        <w:t xml:space="preserve">4.1. </w:t>
      </w:r>
      <w:r w:rsidR="00173481">
        <w:rPr>
          <w:b/>
          <w:color w:val="000000"/>
        </w:rPr>
        <w:tab/>
      </w:r>
      <w:r>
        <w:rPr>
          <w:color w:val="000000"/>
        </w:rPr>
        <w:t xml:space="preserve">Partner, satış ve işbu sözleşmeye konu olan ürün ve hizmetlerden </w:t>
      </w:r>
      <w:proofErr w:type="gramStart"/>
      <w:r>
        <w:rPr>
          <w:color w:val="000000"/>
        </w:rPr>
        <w:t>oluşan  komisyon</w:t>
      </w:r>
      <w:proofErr w:type="gramEnd"/>
      <w:r>
        <w:rPr>
          <w:color w:val="000000"/>
        </w:rPr>
        <w:t xml:space="preserve"> ya da gelir paylaşım modelinden doğan haklarını, Politus’nın </w:t>
      </w:r>
      <w:proofErr w:type="gramStart"/>
      <w:r>
        <w:rPr>
          <w:color w:val="000000"/>
        </w:rPr>
        <w:t>fatura  kesip</w:t>
      </w:r>
      <w:proofErr w:type="gramEnd"/>
      <w:r>
        <w:rPr>
          <w:color w:val="000000"/>
        </w:rPr>
        <w:t xml:space="preserve"> tahsil ettiği takdirde hak kazanacaktır. Politus, fatura alacağını tahsil </w:t>
      </w:r>
      <w:proofErr w:type="gramStart"/>
      <w:r>
        <w:rPr>
          <w:color w:val="000000"/>
        </w:rPr>
        <w:t>ettiği  takdirde</w:t>
      </w:r>
      <w:proofErr w:type="gramEnd"/>
      <w:r>
        <w:rPr>
          <w:color w:val="000000"/>
        </w:rPr>
        <w:t xml:space="preserve"> en geç 7 (yedi) günde öder. Partner, henüz muaccel olmamış, </w:t>
      </w:r>
      <w:proofErr w:type="gramStart"/>
      <w:r>
        <w:rPr>
          <w:color w:val="000000"/>
        </w:rPr>
        <w:t>fatura  kesilmişse</w:t>
      </w:r>
      <w:proofErr w:type="gramEnd"/>
      <w:r>
        <w:rPr>
          <w:color w:val="000000"/>
        </w:rPr>
        <w:t xml:space="preserve"> dahi henüz ödenmemiş tutarları veyahut tahsil edilmemiş </w:t>
      </w:r>
      <w:proofErr w:type="gramStart"/>
      <w:r>
        <w:rPr>
          <w:color w:val="000000"/>
        </w:rPr>
        <w:t>bir  alacaktan</w:t>
      </w:r>
      <w:proofErr w:type="gramEnd"/>
      <w:r>
        <w:rPr>
          <w:color w:val="000000"/>
        </w:rPr>
        <w:t xml:space="preserve"> doğacak hakları için Politus’ya ve Müşteriye hiçbir şekilde </w:t>
      </w:r>
      <w:proofErr w:type="gramStart"/>
      <w:r>
        <w:rPr>
          <w:color w:val="000000"/>
        </w:rPr>
        <w:t>talepte  bulunamaz</w:t>
      </w:r>
      <w:proofErr w:type="gramEnd"/>
      <w:r>
        <w:rPr>
          <w:color w:val="000000"/>
        </w:rPr>
        <w:t xml:space="preserve">. </w:t>
      </w:r>
    </w:p>
    <w:p w14:paraId="1928A61B" w14:textId="77777777" w:rsidR="00392FDA" w:rsidRDefault="00000000">
      <w:pPr>
        <w:widowControl w:val="0"/>
        <w:pBdr>
          <w:top w:val="nil"/>
          <w:left w:val="nil"/>
          <w:bottom w:val="nil"/>
          <w:right w:val="nil"/>
          <w:between w:val="nil"/>
        </w:pBdr>
        <w:spacing w:before="210" w:line="265" w:lineRule="auto"/>
        <w:ind w:left="1448" w:right="-6" w:hanging="726"/>
        <w:rPr>
          <w:color w:val="000000"/>
        </w:rPr>
      </w:pPr>
      <w:r>
        <w:rPr>
          <w:b/>
          <w:color w:val="000000"/>
        </w:rPr>
        <w:t xml:space="preserve">4.2. </w:t>
      </w:r>
      <w:r>
        <w:rPr>
          <w:color w:val="000000"/>
        </w:rPr>
        <w:t xml:space="preserve">Taraflar arasında yapılacak ödemeler aşağıda belirtilen banka </w:t>
      </w:r>
      <w:proofErr w:type="gramStart"/>
      <w:r>
        <w:rPr>
          <w:color w:val="000000"/>
        </w:rPr>
        <w:t>hesaplarına  yatırılacaktır</w:t>
      </w:r>
      <w:proofErr w:type="gramEnd"/>
      <w:r>
        <w:rPr>
          <w:color w:val="000000"/>
        </w:rPr>
        <w:t xml:space="preserve">.  </w:t>
      </w:r>
    </w:p>
    <w:p w14:paraId="4779197F" w14:textId="77777777" w:rsidR="00392FDA" w:rsidRDefault="00000000">
      <w:pPr>
        <w:widowControl w:val="0"/>
        <w:pBdr>
          <w:top w:val="nil"/>
          <w:left w:val="nil"/>
          <w:bottom w:val="nil"/>
          <w:right w:val="nil"/>
          <w:between w:val="nil"/>
        </w:pBdr>
        <w:spacing w:before="208" w:line="240" w:lineRule="auto"/>
        <w:ind w:left="1454"/>
        <w:rPr>
          <w:b/>
          <w:color w:val="000000"/>
        </w:rPr>
      </w:pPr>
      <w:r>
        <w:rPr>
          <w:b/>
          <w:color w:val="000000"/>
        </w:rPr>
        <w:t xml:space="preserve">Politus Banka Hesap Bilgileri </w:t>
      </w:r>
    </w:p>
    <w:p w14:paraId="0BD4061D" w14:textId="77777777" w:rsidR="00392FDA" w:rsidRDefault="00000000">
      <w:pPr>
        <w:widowControl w:val="0"/>
        <w:pBdr>
          <w:top w:val="nil"/>
          <w:left w:val="nil"/>
          <w:bottom w:val="nil"/>
          <w:right w:val="nil"/>
          <w:between w:val="nil"/>
        </w:pBdr>
        <w:spacing w:before="231" w:line="240" w:lineRule="auto"/>
        <w:ind w:left="1461"/>
        <w:rPr>
          <w:b/>
          <w:color w:val="000000"/>
        </w:rPr>
      </w:pPr>
      <w:r>
        <w:rPr>
          <w:b/>
          <w:color w:val="000000"/>
        </w:rPr>
        <w:t xml:space="preserve">Banka-Şube </w:t>
      </w:r>
      <w:proofErr w:type="gramStart"/>
      <w:r>
        <w:rPr>
          <w:b/>
          <w:color w:val="000000"/>
        </w:rPr>
        <w:t>Adı :</w:t>
      </w:r>
      <w:proofErr w:type="gramEnd"/>
      <w:r>
        <w:rPr>
          <w:b/>
          <w:color w:val="000000"/>
        </w:rPr>
        <w:t xml:space="preserve"> </w:t>
      </w:r>
    </w:p>
    <w:p w14:paraId="5FFB4C5E" w14:textId="77777777" w:rsidR="00392FDA" w:rsidRDefault="00000000">
      <w:pPr>
        <w:widowControl w:val="0"/>
        <w:pBdr>
          <w:top w:val="nil"/>
          <w:left w:val="nil"/>
          <w:bottom w:val="nil"/>
          <w:right w:val="nil"/>
          <w:between w:val="nil"/>
        </w:pBdr>
        <w:spacing w:before="236" w:line="240" w:lineRule="auto"/>
        <w:ind w:left="1460"/>
        <w:rPr>
          <w:b/>
          <w:color w:val="000000"/>
        </w:rPr>
      </w:pPr>
      <w:r>
        <w:rPr>
          <w:b/>
          <w:color w:val="000000"/>
        </w:rPr>
        <w:t xml:space="preserve">IBAN </w:t>
      </w:r>
      <w:proofErr w:type="gramStart"/>
      <w:r>
        <w:rPr>
          <w:b/>
          <w:color w:val="000000"/>
        </w:rPr>
        <w:t>No :</w:t>
      </w:r>
      <w:proofErr w:type="gramEnd"/>
      <w:r>
        <w:rPr>
          <w:b/>
          <w:color w:val="000000"/>
        </w:rPr>
        <w:t xml:space="preserve"> </w:t>
      </w:r>
    </w:p>
    <w:p w14:paraId="46AD9714" w14:textId="77777777" w:rsidR="00392FDA" w:rsidRDefault="00000000">
      <w:pPr>
        <w:widowControl w:val="0"/>
        <w:pBdr>
          <w:top w:val="nil"/>
          <w:left w:val="nil"/>
          <w:bottom w:val="nil"/>
          <w:right w:val="nil"/>
          <w:between w:val="nil"/>
        </w:pBdr>
        <w:spacing w:before="231" w:line="240" w:lineRule="auto"/>
        <w:ind w:left="1461"/>
        <w:rPr>
          <w:b/>
          <w:color w:val="000000"/>
        </w:rPr>
      </w:pPr>
      <w:r>
        <w:rPr>
          <w:b/>
          <w:color w:val="000000"/>
        </w:rPr>
        <w:t xml:space="preserve">Partner Banka Hesap Bilgileri </w:t>
      </w:r>
    </w:p>
    <w:p w14:paraId="0C89A772" w14:textId="77777777" w:rsidR="00392FDA" w:rsidRDefault="00000000">
      <w:pPr>
        <w:widowControl w:val="0"/>
        <w:pBdr>
          <w:top w:val="nil"/>
          <w:left w:val="nil"/>
          <w:bottom w:val="nil"/>
          <w:right w:val="nil"/>
          <w:between w:val="nil"/>
        </w:pBdr>
        <w:spacing w:before="231" w:line="240" w:lineRule="auto"/>
        <w:ind w:left="1461"/>
        <w:rPr>
          <w:b/>
          <w:color w:val="000000"/>
        </w:rPr>
      </w:pPr>
      <w:r>
        <w:rPr>
          <w:b/>
          <w:color w:val="000000"/>
        </w:rPr>
        <w:t xml:space="preserve">Banka-Şube </w:t>
      </w:r>
      <w:proofErr w:type="gramStart"/>
      <w:r>
        <w:rPr>
          <w:b/>
          <w:color w:val="000000"/>
        </w:rPr>
        <w:t>Adı :</w:t>
      </w:r>
      <w:proofErr w:type="gramEnd"/>
      <w:r>
        <w:rPr>
          <w:b/>
          <w:color w:val="000000"/>
        </w:rPr>
        <w:t xml:space="preserve"> </w:t>
      </w:r>
    </w:p>
    <w:p w14:paraId="17E97757" w14:textId="77777777" w:rsidR="00392FDA" w:rsidRDefault="00000000">
      <w:pPr>
        <w:widowControl w:val="0"/>
        <w:pBdr>
          <w:top w:val="nil"/>
          <w:left w:val="nil"/>
          <w:bottom w:val="nil"/>
          <w:right w:val="nil"/>
          <w:between w:val="nil"/>
        </w:pBdr>
        <w:spacing w:before="231" w:line="240" w:lineRule="auto"/>
        <w:ind w:left="1460"/>
        <w:rPr>
          <w:b/>
          <w:color w:val="000000"/>
        </w:rPr>
      </w:pPr>
      <w:r>
        <w:rPr>
          <w:b/>
          <w:color w:val="000000"/>
        </w:rPr>
        <w:t xml:space="preserve">IBAN </w:t>
      </w:r>
      <w:proofErr w:type="gramStart"/>
      <w:r>
        <w:rPr>
          <w:b/>
          <w:color w:val="000000"/>
        </w:rPr>
        <w:t>No :</w:t>
      </w:r>
      <w:proofErr w:type="gramEnd"/>
      <w:r>
        <w:rPr>
          <w:b/>
          <w:color w:val="000000"/>
        </w:rPr>
        <w:t xml:space="preserve"> </w:t>
      </w:r>
    </w:p>
    <w:p w14:paraId="7293FD8C" w14:textId="1A568C2A" w:rsidR="00392FDA" w:rsidRDefault="00000000">
      <w:pPr>
        <w:widowControl w:val="0"/>
        <w:pBdr>
          <w:top w:val="nil"/>
          <w:left w:val="nil"/>
          <w:bottom w:val="nil"/>
          <w:right w:val="nil"/>
          <w:between w:val="nil"/>
        </w:pBdr>
        <w:spacing w:before="236" w:line="262" w:lineRule="auto"/>
        <w:ind w:left="1452" w:right="-2" w:hanging="730"/>
        <w:jc w:val="both"/>
        <w:rPr>
          <w:color w:val="000000"/>
        </w:rPr>
      </w:pPr>
      <w:r>
        <w:rPr>
          <w:b/>
          <w:color w:val="000000"/>
        </w:rPr>
        <w:t xml:space="preserve">4.3. </w:t>
      </w:r>
      <w:r w:rsidR="00173481">
        <w:rPr>
          <w:b/>
          <w:color w:val="000000"/>
        </w:rPr>
        <w:tab/>
      </w:r>
      <w:r>
        <w:rPr>
          <w:color w:val="000000"/>
        </w:rPr>
        <w:t xml:space="preserve">İşbu Sözleşmenin imzası sebebiyle oluşacak damga vergisi taraflarca </w:t>
      </w:r>
      <w:proofErr w:type="gramStart"/>
      <w:r>
        <w:rPr>
          <w:color w:val="000000"/>
        </w:rPr>
        <w:t>eşit  olarak</w:t>
      </w:r>
      <w:proofErr w:type="gramEnd"/>
      <w:r>
        <w:rPr>
          <w:color w:val="000000"/>
        </w:rPr>
        <w:t xml:space="preserve"> ödenecektir. Uygulamada; Taraflardan her biri kendilerinde </w:t>
      </w:r>
      <w:proofErr w:type="gramStart"/>
      <w:r>
        <w:rPr>
          <w:color w:val="000000"/>
        </w:rPr>
        <w:t>muhafaza  ettikleri</w:t>
      </w:r>
      <w:proofErr w:type="gramEnd"/>
      <w:r>
        <w:rPr>
          <w:color w:val="000000"/>
        </w:rPr>
        <w:t xml:space="preserve"> nüshanın damga vergisini ödeyecektir. </w:t>
      </w:r>
    </w:p>
    <w:p w14:paraId="3272E5DC" w14:textId="054BEE72" w:rsidR="00392FDA" w:rsidRDefault="00000000">
      <w:pPr>
        <w:widowControl w:val="0"/>
        <w:pBdr>
          <w:top w:val="nil"/>
          <w:left w:val="nil"/>
          <w:bottom w:val="nil"/>
          <w:right w:val="nil"/>
          <w:between w:val="nil"/>
        </w:pBdr>
        <w:spacing w:before="210" w:line="262" w:lineRule="auto"/>
        <w:ind w:left="1452" w:right="-6" w:hanging="730"/>
        <w:jc w:val="both"/>
        <w:rPr>
          <w:color w:val="000000"/>
        </w:rPr>
      </w:pPr>
      <w:r>
        <w:rPr>
          <w:b/>
          <w:color w:val="000000"/>
        </w:rPr>
        <w:t xml:space="preserve">4.4. </w:t>
      </w:r>
      <w:r w:rsidR="00173481">
        <w:rPr>
          <w:b/>
          <w:color w:val="000000"/>
        </w:rPr>
        <w:tab/>
      </w:r>
      <w:r>
        <w:rPr>
          <w:color w:val="000000"/>
        </w:rPr>
        <w:t xml:space="preserve">Taraflar, karşılıklı olarak marka, fikri mülkiyet veya lisans gibi ve bunlarla </w:t>
      </w:r>
      <w:proofErr w:type="gramStart"/>
      <w:r>
        <w:rPr>
          <w:color w:val="000000"/>
        </w:rPr>
        <w:t>sınırlı  olmamak</w:t>
      </w:r>
      <w:proofErr w:type="gramEnd"/>
      <w:r>
        <w:rPr>
          <w:color w:val="000000"/>
        </w:rPr>
        <w:t xml:space="preserve"> üzere her nevi haklarını ihlal etmeyecek biçimde edimlerini </w:t>
      </w:r>
      <w:proofErr w:type="gramStart"/>
      <w:r>
        <w:rPr>
          <w:color w:val="000000"/>
        </w:rPr>
        <w:t xml:space="preserve">ifa  </w:t>
      </w:r>
      <w:r>
        <w:rPr>
          <w:color w:val="000000"/>
        </w:rPr>
        <w:lastRenderedPageBreak/>
        <w:t>edeceklerini</w:t>
      </w:r>
      <w:proofErr w:type="gramEnd"/>
      <w:r>
        <w:rPr>
          <w:color w:val="000000"/>
        </w:rPr>
        <w:t xml:space="preserve"> kabul, beyan ve taahhüt ederler. </w:t>
      </w:r>
    </w:p>
    <w:p w14:paraId="7CE90874" w14:textId="4D072DF5" w:rsidR="00392FDA" w:rsidRDefault="00000000">
      <w:pPr>
        <w:widowControl w:val="0"/>
        <w:pBdr>
          <w:top w:val="nil"/>
          <w:left w:val="nil"/>
          <w:bottom w:val="nil"/>
          <w:right w:val="nil"/>
          <w:between w:val="nil"/>
        </w:pBdr>
        <w:spacing w:before="215" w:line="263" w:lineRule="auto"/>
        <w:ind w:left="1448" w:right="-3" w:hanging="725"/>
        <w:jc w:val="both"/>
        <w:rPr>
          <w:color w:val="000000"/>
        </w:rPr>
      </w:pPr>
      <w:r>
        <w:rPr>
          <w:b/>
          <w:color w:val="000000"/>
        </w:rPr>
        <w:t xml:space="preserve">4.5. </w:t>
      </w:r>
      <w:r w:rsidR="00173481">
        <w:rPr>
          <w:b/>
          <w:color w:val="000000"/>
        </w:rPr>
        <w:tab/>
      </w:r>
      <w:r>
        <w:rPr>
          <w:color w:val="000000"/>
        </w:rPr>
        <w:t xml:space="preserve">İşbu Sözleşme, Taraflar arasında alt-asıl işveren ilişkisi olmadığını, </w:t>
      </w:r>
      <w:proofErr w:type="gramStart"/>
      <w:r>
        <w:rPr>
          <w:color w:val="000000"/>
        </w:rPr>
        <w:t>acentelik  ve</w:t>
      </w:r>
      <w:proofErr w:type="gramEnd"/>
      <w:r>
        <w:rPr>
          <w:color w:val="000000"/>
        </w:rPr>
        <w:t xml:space="preserve"> vekillik ilişkisi bulunmadığı sabittir. İşbu Sözleşme kapsamındaki </w:t>
      </w:r>
      <w:proofErr w:type="gramStart"/>
      <w:r>
        <w:rPr>
          <w:color w:val="000000"/>
        </w:rPr>
        <w:t>edimlerin  ifası</w:t>
      </w:r>
      <w:proofErr w:type="gramEnd"/>
      <w:r>
        <w:rPr>
          <w:color w:val="000000"/>
        </w:rPr>
        <w:t xml:space="preserve"> sırasında, taraflar kendi personelinin İş Kanunu, Sosyal </w:t>
      </w:r>
      <w:proofErr w:type="gramStart"/>
      <w:r>
        <w:rPr>
          <w:color w:val="000000"/>
        </w:rPr>
        <w:t>Güvenlik  Mevzuatı</w:t>
      </w:r>
      <w:proofErr w:type="gramEnd"/>
      <w:r>
        <w:rPr>
          <w:color w:val="000000"/>
        </w:rPr>
        <w:t xml:space="preserve">, İş Sağlığı ve Güvenliği Kanunu ve diğer ilgili mevzuat </w:t>
      </w:r>
      <w:proofErr w:type="gramStart"/>
      <w:r>
        <w:rPr>
          <w:color w:val="000000"/>
        </w:rPr>
        <w:t>kapsamındaki  her</w:t>
      </w:r>
      <w:proofErr w:type="gramEnd"/>
      <w:r>
        <w:rPr>
          <w:color w:val="000000"/>
        </w:rPr>
        <w:t xml:space="preserve"> türlü hak ve alacaklarının yerine getirilmesinden münhasıran sorumludur.  İşbu Sözleşme süresince yahut sonrasında personelinin yahut ilgili </w:t>
      </w:r>
      <w:proofErr w:type="gramStart"/>
      <w:r>
        <w:rPr>
          <w:color w:val="000000"/>
        </w:rPr>
        <w:t>mercilerin  bu</w:t>
      </w:r>
      <w:proofErr w:type="gramEnd"/>
      <w:r>
        <w:rPr>
          <w:color w:val="000000"/>
        </w:rPr>
        <w:t xml:space="preserve"> hususlarda (örn. işçilik hakedişleri, iş sözleşmesi feshine </w:t>
      </w:r>
      <w:proofErr w:type="gramStart"/>
      <w:r>
        <w:rPr>
          <w:color w:val="000000"/>
        </w:rPr>
        <w:t>ilişkin  yükümlülükler</w:t>
      </w:r>
      <w:proofErr w:type="gramEnd"/>
      <w:r>
        <w:rPr>
          <w:color w:val="000000"/>
        </w:rPr>
        <w:t xml:space="preserve">, SGK primleri vs.) diğer tarafı muhatap alması ve diğer </w:t>
      </w:r>
      <w:proofErr w:type="gramStart"/>
      <w:r>
        <w:rPr>
          <w:color w:val="000000"/>
        </w:rPr>
        <w:t>tarafın  herhangi</w:t>
      </w:r>
      <w:proofErr w:type="gramEnd"/>
      <w:r>
        <w:rPr>
          <w:color w:val="000000"/>
        </w:rPr>
        <w:t xml:space="preserve"> bir bedel ödemek zorunda kalması halinde, ihlale neden olan </w:t>
      </w:r>
      <w:proofErr w:type="gramStart"/>
      <w:r>
        <w:rPr>
          <w:color w:val="000000"/>
        </w:rPr>
        <w:t>taraf,  diğer</w:t>
      </w:r>
      <w:proofErr w:type="gramEnd"/>
      <w:r>
        <w:rPr>
          <w:color w:val="000000"/>
        </w:rPr>
        <w:t xml:space="preserve"> tarafın bu nedenle uğradığı doğrudan zararları ilk talep üzerine tazmin </w:t>
      </w:r>
    </w:p>
    <w:p w14:paraId="12F63AB0" w14:textId="77777777" w:rsidR="00392FDA" w:rsidRDefault="00000000">
      <w:pPr>
        <w:widowControl w:val="0"/>
        <w:pBdr>
          <w:top w:val="nil"/>
          <w:left w:val="nil"/>
          <w:bottom w:val="nil"/>
          <w:right w:val="nil"/>
          <w:between w:val="nil"/>
        </w:pBdr>
        <w:spacing w:before="13" w:line="260" w:lineRule="auto"/>
        <w:ind w:left="1452" w:right="-2" w:firstLine="1"/>
        <w:rPr>
          <w:color w:val="000000"/>
        </w:rPr>
      </w:pPr>
      <w:proofErr w:type="gramStart"/>
      <w:r>
        <w:rPr>
          <w:color w:val="000000"/>
        </w:rPr>
        <w:t>edecektir</w:t>
      </w:r>
      <w:proofErr w:type="gramEnd"/>
      <w:r>
        <w:rPr>
          <w:color w:val="000000"/>
        </w:rPr>
        <w:t xml:space="preserve">. İşbu madde Sözleşme’nin herhangi bir nedenle sona </w:t>
      </w:r>
      <w:proofErr w:type="gramStart"/>
      <w:r>
        <w:rPr>
          <w:color w:val="000000"/>
        </w:rPr>
        <w:t>ermesinden  sonra</w:t>
      </w:r>
      <w:proofErr w:type="gramEnd"/>
      <w:r>
        <w:rPr>
          <w:color w:val="000000"/>
        </w:rPr>
        <w:t xml:space="preserve"> da kalmaya devam edecektir. </w:t>
      </w:r>
    </w:p>
    <w:p w14:paraId="0B361ED3" w14:textId="77777777" w:rsidR="00392FDA" w:rsidRDefault="00000000">
      <w:pPr>
        <w:widowControl w:val="0"/>
        <w:pBdr>
          <w:top w:val="nil"/>
          <w:left w:val="nil"/>
          <w:bottom w:val="nil"/>
          <w:right w:val="nil"/>
          <w:between w:val="nil"/>
        </w:pBdr>
        <w:spacing w:before="217" w:line="240" w:lineRule="auto"/>
        <w:ind w:left="114"/>
        <w:rPr>
          <w:b/>
          <w:color w:val="000000"/>
        </w:rPr>
      </w:pPr>
      <w:r>
        <w:rPr>
          <w:b/>
          <w:color w:val="000000"/>
        </w:rPr>
        <w:t xml:space="preserve">5.MÜCBİR SEBEP </w:t>
      </w:r>
    </w:p>
    <w:p w14:paraId="6F32A0C3" w14:textId="30A85D46" w:rsidR="003A7D62" w:rsidRDefault="00000000">
      <w:pPr>
        <w:widowControl w:val="0"/>
        <w:pBdr>
          <w:top w:val="nil"/>
          <w:left w:val="nil"/>
          <w:bottom w:val="nil"/>
          <w:right w:val="nil"/>
          <w:between w:val="nil"/>
        </w:pBdr>
        <w:spacing w:before="270" w:line="447" w:lineRule="auto"/>
        <w:ind w:left="293" w:right="469" w:firstLine="434"/>
        <w:rPr>
          <w:color w:val="000000"/>
        </w:rPr>
      </w:pPr>
      <w:r w:rsidRPr="00D74C7A">
        <w:rPr>
          <w:b/>
          <w:bCs/>
          <w:color w:val="000000"/>
        </w:rPr>
        <w:t>5.1.</w:t>
      </w:r>
      <w:r w:rsidRPr="00D74C7A">
        <w:rPr>
          <w:color w:val="000000"/>
        </w:rPr>
        <w:t xml:space="preserve"> </w:t>
      </w:r>
      <w:r w:rsidR="00D74C7A">
        <w:rPr>
          <w:color w:val="000000"/>
        </w:rPr>
        <w:tab/>
      </w:r>
      <w:r>
        <w:rPr>
          <w:color w:val="000000"/>
        </w:rPr>
        <w:t>Mücbir Sebep, söz konusu engelden etkilenen tarafın (“</w:t>
      </w:r>
      <w:r w:rsidRPr="00D74C7A">
        <w:rPr>
          <w:color w:val="000000"/>
        </w:rPr>
        <w:t>Etkilenen Taraf</w:t>
      </w:r>
      <w:r>
        <w:rPr>
          <w:color w:val="000000"/>
        </w:rPr>
        <w:t xml:space="preserve">”)  </w:t>
      </w:r>
    </w:p>
    <w:p w14:paraId="20061E68" w14:textId="77777777" w:rsidR="00D74C7A" w:rsidRDefault="00000000" w:rsidP="00D74C7A">
      <w:pPr>
        <w:widowControl w:val="0"/>
        <w:pBdr>
          <w:top w:val="nil"/>
          <w:left w:val="nil"/>
          <w:bottom w:val="nil"/>
          <w:right w:val="nil"/>
          <w:between w:val="nil"/>
        </w:pBdr>
        <w:spacing w:before="270" w:line="447" w:lineRule="auto"/>
        <w:ind w:left="1006" w:right="469" w:firstLine="434"/>
        <w:rPr>
          <w:color w:val="000000"/>
        </w:rPr>
      </w:pPr>
      <w:r>
        <w:rPr>
          <w:color w:val="000000"/>
        </w:rPr>
        <w:t xml:space="preserve">a) söz konusu engelin kendisinin makul kontrolü dışında olduğunu; ve </w:t>
      </w:r>
    </w:p>
    <w:p w14:paraId="028CE99A" w14:textId="17BF46A6" w:rsidR="003A7D62" w:rsidRDefault="00000000" w:rsidP="00D74C7A">
      <w:pPr>
        <w:widowControl w:val="0"/>
        <w:pBdr>
          <w:top w:val="nil"/>
          <w:left w:val="nil"/>
          <w:bottom w:val="nil"/>
          <w:right w:val="nil"/>
          <w:between w:val="nil"/>
        </w:pBdr>
        <w:spacing w:before="270" w:line="447" w:lineRule="auto"/>
        <w:ind w:left="1006" w:right="469" w:firstLine="434"/>
        <w:rPr>
          <w:color w:val="000000"/>
        </w:rPr>
      </w:pPr>
      <w:r>
        <w:rPr>
          <w:color w:val="000000"/>
        </w:rPr>
        <w:t xml:space="preserve">b) söz konusu engelin sözleşmenin kurulması sırasında makul olarak </w:t>
      </w:r>
      <w:proofErr w:type="gramStart"/>
      <w:r>
        <w:rPr>
          <w:color w:val="000000"/>
        </w:rPr>
        <w:t>öngörülemeyeceğini;  ve</w:t>
      </w:r>
      <w:proofErr w:type="gramEnd"/>
      <w:r>
        <w:rPr>
          <w:color w:val="000000"/>
        </w:rPr>
        <w:t xml:space="preserve"> </w:t>
      </w:r>
    </w:p>
    <w:p w14:paraId="1B8C77C5" w14:textId="49ACBAF3" w:rsidR="00392FDA" w:rsidRDefault="00000000" w:rsidP="00D74C7A">
      <w:pPr>
        <w:widowControl w:val="0"/>
        <w:pBdr>
          <w:top w:val="nil"/>
          <w:left w:val="nil"/>
          <w:bottom w:val="nil"/>
          <w:right w:val="nil"/>
          <w:between w:val="nil"/>
        </w:pBdr>
        <w:spacing w:before="270" w:line="447" w:lineRule="auto"/>
        <w:ind w:left="1448" w:right="469"/>
        <w:rPr>
          <w:color w:val="000000"/>
        </w:rPr>
      </w:pPr>
      <w:r>
        <w:rPr>
          <w:color w:val="000000"/>
        </w:rPr>
        <w:t xml:space="preserve">c) Etkilenen Tarafın engelin etkilerinden makul olarak kaçınamayacağını veya bu </w:t>
      </w:r>
      <w:proofErr w:type="gramStart"/>
      <w:r>
        <w:rPr>
          <w:color w:val="000000"/>
        </w:rPr>
        <w:t>etkilerin  üstesinden</w:t>
      </w:r>
      <w:proofErr w:type="gramEnd"/>
      <w:r>
        <w:rPr>
          <w:color w:val="000000"/>
        </w:rPr>
        <w:t xml:space="preserve"> gelemeyeceğini kanıtlaması halinde ve kanıtladığı ölçüde, bir </w:t>
      </w:r>
      <w:proofErr w:type="gramStart"/>
      <w:r>
        <w:rPr>
          <w:color w:val="000000"/>
        </w:rPr>
        <w:t>Tarafın  sözleşmesel</w:t>
      </w:r>
      <w:proofErr w:type="gramEnd"/>
      <w:r>
        <w:rPr>
          <w:color w:val="000000"/>
        </w:rPr>
        <w:t xml:space="preserve"> yükümlülüklerinden bir veya daha fazlasını yerine getirmesini önleyen </w:t>
      </w:r>
      <w:proofErr w:type="gramStart"/>
      <w:r>
        <w:rPr>
          <w:color w:val="000000"/>
        </w:rPr>
        <w:t>veya  engelleyen</w:t>
      </w:r>
      <w:proofErr w:type="gramEnd"/>
      <w:r>
        <w:rPr>
          <w:color w:val="000000"/>
        </w:rPr>
        <w:t xml:space="preserve"> bir olay ya da durumun (“</w:t>
      </w:r>
      <w:r w:rsidRPr="00D74C7A">
        <w:rPr>
          <w:color w:val="000000"/>
        </w:rPr>
        <w:t>Mücbir Sebep Olayı</w:t>
      </w:r>
      <w:r>
        <w:rPr>
          <w:color w:val="000000"/>
        </w:rPr>
        <w:t xml:space="preserve">”) ortaya çıkmasını ifade eder. </w:t>
      </w:r>
    </w:p>
    <w:p w14:paraId="76DB705E" w14:textId="12157040" w:rsidR="00392FDA" w:rsidRDefault="00000000">
      <w:pPr>
        <w:widowControl w:val="0"/>
        <w:pBdr>
          <w:top w:val="nil"/>
          <w:left w:val="nil"/>
          <w:bottom w:val="nil"/>
          <w:right w:val="nil"/>
          <w:between w:val="nil"/>
        </w:pBdr>
        <w:spacing w:before="248" w:line="263" w:lineRule="auto"/>
        <w:ind w:left="1448" w:right="-6" w:hanging="720"/>
        <w:jc w:val="both"/>
        <w:rPr>
          <w:color w:val="000000"/>
        </w:rPr>
      </w:pPr>
      <w:r>
        <w:rPr>
          <w:b/>
          <w:color w:val="000000"/>
        </w:rPr>
        <w:t xml:space="preserve">5.2. </w:t>
      </w:r>
      <w:r w:rsidR="001B7EF1">
        <w:rPr>
          <w:b/>
          <w:color w:val="000000"/>
        </w:rPr>
        <w:tab/>
      </w:r>
      <w:r>
        <w:rPr>
          <w:color w:val="000000"/>
        </w:rPr>
        <w:t xml:space="preserve">Aksine bir kanıt yoksa, bir Tarafı etkileyen aşağıda sayılan olayların </w:t>
      </w:r>
      <w:proofErr w:type="gramStart"/>
      <w:r>
        <w:rPr>
          <w:color w:val="000000"/>
        </w:rPr>
        <w:t>5.1  numaralı</w:t>
      </w:r>
      <w:proofErr w:type="gramEnd"/>
      <w:r>
        <w:rPr>
          <w:color w:val="000000"/>
        </w:rPr>
        <w:t xml:space="preserve"> hükümde öngörülen (a) ve (b) koşullarını sağladığı varsayılır </w:t>
      </w:r>
      <w:proofErr w:type="gramStart"/>
      <w:r>
        <w:rPr>
          <w:color w:val="000000"/>
        </w:rPr>
        <w:t>ve  Etkilenen</w:t>
      </w:r>
      <w:proofErr w:type="gramEnd"/>
      <w:r>
        <w:rPr>
          <w:color w:val="000000"/>
        </w:rPr>
        <w:t xml:space="preserve"> Tarafın yalnızca 5.1 numaralı hükümde öngörülen (c) </w:t>
      </w:r>
      <w:proofErr w:type="gramStart"/>
      <w:r>
        <w:rPr>
          <w:color w:val="000000"/>
        </w:rPr>
        <w:t>koşulunun  yerine</w:t>
      </w:r>
      <w:proofErr w:type="gramEnd"/>
      <w:r>
        <w:rPr>
          <w:color w:val="000000"/>
        </w:rPr>
        <w:t xml:space="preserve"> geldiğini kanıtlaması gerekir: </w:t>
      </w:r>
    </w:p>
    <w:p w14:paraId="5B72C201" w14:textId="77777777" w:rsidR="00392FDA" w:rsidRDefault="00000000" w:rsidP="001B7EF1">
      <w:pPr>
        <w:widowControl w:val="0"/>
        <w:pBdr>
          <w:top w:val="nil"/>
          <w:left w:val="nil"/>
          <w:bottom w:val="nil"/>
          <w:right w:val="nil"/>
          <w:between w:val="nil"/>
        </w:pBdr>
        <w:spacing w:before="210" w:line="265" w:lineRule="auto"/>
        <w:ind w:left="1440" w:right="-1"/>
        <w:rPr>
          <w:color w:val="000000"/>
        </w:rPr>
      </w:pPr>
      <w:r>
        <w:rPr>
          <w:color w:val="000000"/>
        </w:rPr>
        <w:t xml:space="preserve">a) savaş (ilan edilmiş veya edilmemiş), savaş hali, istila, yabancı düşmanların </w:t>
      </w:r>
      <w:proofErr w:type="gramStart"/>
      <w:r>
        <w:rPr>
          <w:color w:val="000000"/>
        </w:rPr>
        <w:t>eylemleri,  kapsamlı</w:t>
      </w:r>
      <w:proofErr w:type="gramEnd"/>
      <w:r>
        <w:rPr>
          <w:color w:val="000000"/>
        </w:rPr>
        <w:t xml:space="preserve"> askeri seferberlik;  </w:t>
      </w:r>
    </w:p>
    <w:p w14:paraId="5C8983F1" w14:textId="77777777" w:rsidR="00392FDA" w:rsidRDefault="00000000" w:rsidP="001B7EF1">
      <w:pPr>
        <w:widowControl w:val="0"/>
        <w:pBdr>
          <w:top w:val="nil"/>
          <w:left w:val="nil"/>
          <w:bottom w:val="nil"/>
          <w:right w:val="nil"/>
          <w:between w:val="nil"/>
        </w:pBdr>
        <w:spacing w:before="208" w:line="265" w:lineRule="auto"/>
        <w:ind w:left="1440" w:right="-1"/>
        <w:rPr>
          <w:color w:val="000000"/>
        </w:rPr>
      </w:pPr>
      <w:r>
        <w:rPr>
          <w:color w:val="000000"/>
        </w:rPr>
        <w:t xml:space="preserve">b) iç savaş, isyan, ayaklanma ve devrim, askeri veya zorla ele geçirilmiş güç </w:t>
      </w:r>
      <w:proofErr w:type="gramStart"/>
      <w:r>
        <w:rPr>
          <w:color w:val="000000"/>
        </w:rPr>
        <w:t>kullanımı,  başkaldırı</w:t>
      </w:r>
      <w:proofErr w:type="gramEnd"/>
      <w:r>
        <w:rPr>
          <w:color w:val="000000"/>
        </w:rPr>
        <w:t xml:space="preserve">, terör eylemi, sabotaj veya korsanlık;  </w:t>
      </w:r>
    </w:p>
    <w:p w14:paraId="22979DC1" w14:textId="77777777" w:rsidR="00392FDA" w:rsidRDefault="00000000" w:rsidP="001B7EF1">
      <w:pPr>
        <w:widowControl w:val="0"/>
        <w:pBdr>
          <w:top w:val="nil"/>
          <w:left w:val="nil"/>
          <w:bottom w:val="nil"/>
          <w:right w:val="nil"/>
          <w:between w:val="nil"/>
        </w:pBdr>
        <w:spacing w:before="208" w:line="240" w:lineRule="auto"/>
        <w:ind w:left="1013" w:firstLine="427"/>
        <w:rPr>
          <w:color w:val="000000"/>
        </w:rPr>
      </w:pPr>
      <w:r>
        <w:rPr>
          <w:color w:val="000000"/>
        </w:rPr>
        <w:t xml:space="preserve">c) döviz kısıtlamaları ve ticari kısıtlamalar, ambargo, yaptırım;  </w:t>
      </w:r>
    </w:p>
    <w:p w14:paraId="2D8BA97D" w14:textId="77777777" w:rsidR="00392FDA" w:rsidRDefault="00000000" w:rsidP="001B7EF1">
      <w:pPr>
        <w:widowControl w:val="0"/>
        <w:pBdr>
          <w:top w:val="nil"/>
          <w:left w:val="nil"/>
          <w:bottom w:val="nil"/>
          <w:right w:val="nil"/>
          <w:between w:val="nil"/>
        </w:pBdr>
        <w:spacing w:before="231" w:line="265" w:lineRule="auto"/>
        <w:ind w:left="1440" w:right="-2"/>
        <w:rPr>
          <w:color w:val="000000"/>
        </w:rPr>
      </w:pPr>
      <w:r>
        <w:rPr>
          <w:color w:val="000000"/>
        </w:rPr>
        <w:t xml:space="preserve">d) yetkili mercilerin kararları (hukuka uygun olsun veya olmasın), herhangi bir kanun </w:t>
      </w:r>
      <w:proofErr w:type="gramStart"/>
      <w:r>
        <w:rPr>
          <w:color w:val="000000"/>
        </w:rPr>
        <w:t>veya  kararnameye</w:t>
      </w:r>
      <w:proofErr w:type="gramEnd"/>
      <w:r>
        <w:rPr>
          <w:color w:val="000000"/>
        </w:rPr>
        <w:t xml:space="preserve"> uygunluk, kamulaştırma, işlere el konulması, istimval, istimlak;  </w:t>
      </w:r>
    </w:p>
    <w:p w14:paraId="61F1F8F9" w14:textId="77777777" w:rsidR="00392FDA" w:rsidRDefault="00000000" w:rsidP="001B7EF1">
      <w:pPr>
        <w:widowControl w:val="0"/>
        <w:pBdr>
          <w:top w:val="nil"/>
          <w:left w:val="nil"/>
          <w:bottom w:val="nil"/>
          <w:right w:val="nil"/>
          <w:between w:val="nil"/>
        </w:pBdr>
        <w:spacing w:before="208" w:line="240" w:lineRule="auto"/>
        <w:ind w:left="1013" w:firstLine="427"/>
        <w:rPr>
          <w:color w:val="000000"/>
        </w:rPr>
      </w:pPr>
      <w:r>
        <w:rPr>
          <w:color w:val="000000"/>
        </w:rPr>
        <w:lastRenderedPageBreak/>
        <w:t xml:space="preserve">e) ölümcül salgın hastalık, epidemi, doğal afet veya olağanüstü doğa olayı;  </w:t>
      </w:r>
    </w:p>
    <w:p w14:paraId="1AE95D1F" w14:textId="77777777" w:rsidR="00392FDA" w:rsidRDefault="00000000" w:rsidP="001B7EF1">
      <w:pPr>
        <w:widowControl w:val="0"/>
        <w:pBdr>
          <w:top w:val="nil"/>
          <w:left w:val="nil"/>
          <w:bottom w:val="nil"/>
          <w:right w:val="nil"/>
          <w:between w:val="nil"/>
        </w:pBdr>
        <w:spacing w:before="236" w:line="260" w:lineRule="auto"/>
        <w:ind w:left="1440"/>
        <w:rPr>
          <w:color w:val="000000"/>
        </w:rPr>
      </w:pPr>
      <w:r>
        <w:rPr>
          <w:color w:val="000000"/>
        </w:rPr>
        <w:t xml:space="preserve">f) patlama, yangın, ekipman imhası, ulaşım, telekomünikasyon, bilgi sistemleri </w:t>
      </w:r>
      <w:proofErr w:type="gramStart"/>
      <w:r>
        <w:rPr>
          <w:color w:val="000000"/>
        </w:rPr>
        <w:t>veya  enerjinin</w:t>
      </w:r>
      <w:proofErr w:type="gramEnd"/>
      <w:r>
        <w:rPr>
          <w:color w:val="000000"/>
        </w:rPr>
        <w:t xml:space="preserve"> uzun süreli kesilmesi;  </w:t>
      </w:r>
    </w:p>
    <w:p w14:paraId="05A640FD" w14:textId="77777777" w:rsidR="00392FDA" w:rsidRDefault="00000000" w:rsidP="001B7EF1">
      <w:pPr>
        <w:widowControl w:val="0"/>
        <w:pBdr>
          <w:top w:val="nil"/>
          <w:left w:val="nil"/>
          <w:bottom w:val="nil"/>
          <w:right w:val="nil"/>
          <w:between w:val="nil"/>
        </w:pBdr>
        <w:spacing w:before="217" w:line="240" w:lineRule="auto"/>
        <w:ind w:right="79" w:firstLine="287"/>
        <w:jc w:val="right"/>
        <w:rPr>
          <w:color w:val="000000"/>
        </w:rPr>
      </w:pPr>
      <w:r>
        <w:rPr>
          <w:color w:val="000000"/>
        </w:rPr>
        <w:t xml:space="preserve">g) boykot, grev ve lokavt, iş yavaşlatma, fabrika ve binaların işgali gibi genel iş karışıklıkları </w:t>
      </w:r>
    </w:p>
    <w:p w14:paraId="5617CB67" w14:textId="496F3F0D" w:rsidR="00392FDA" w:rsidRDefault="00000000">
      <w:pPr>
        <w:widowControl w:val="0"/>
        <w:pBdr>
          <w:top w:val="nil"/>
          <w:left w:val="nil"/>
          <w:bottom w:val="nil"/>
          <w:right w:val="nil"/>
          <w:between w:val="nil"/>
        </w:pBdr>
        <w:spacing w:before="270" w:line="263" w:lineRule="auto"/>
        <w:ind w:left="1448" w:right="-5" w:hanging="720"/>
        <w:jc w:val="both"/>
        <w:rPr>
          <w:color w:val="000000"/>
        </w:rPr>
      </w:pPr>
      <w:r>
        <w:rPr>
          <w:b/>
          <w:color w:val="000000"/>
        </w:rPr>
        <w:t xml:space="preserve">5.3. </w:t>
      </w:r>
      <w:r w:rsidR="001B7EF1">
        <w:rPr>
          <w:b/>
          <w:color w:val="000000"/>
        </w:rPr>
        <w:tab/>
      </w:r>
      <w:r>
        <w:rPr>
          <w:color w:val="000000"/>
        </w:rPr>
        <w:t xml:space="preserve">Etkilenen Taraf, Mücbir Sebep Olayını gecikmeksizin diğer Tarafa bildirir. </w:t>
      </w:r>
      <w:proofErr w:type="gramStart"/>
      <w:r>
        <w:rPr>
          <w:color w:val="000000"/>
        </w:rPr>
        <w:t>Bu  bildirimin</w:t>
      </w:r>
      <w:proofErr w:type="gramEnd"/>
      <w:r>
        <w:rPr>
          <w:color w:val="000000"/>
        </w:rPr>
        <w:t xml:space="preserve"> akabinde Etkilenen Taraf, Sözleşmede öngörülen borçlarını </w:t>
      </w:r>
      <w:proofErr w:type="gramStart"/>
      <w:r>
        <w:rPr>
          <w:color w:val="000000"/>
        </w:rPr>
        <w:t>ifa  yükümlülüğünden</w:t>
      </w:r>
      <w:proofErr w:type="gramEnd"/>
      <w:r>
        <w:rPr>
          <w:color w:val="000000"/>
        </w:rPr>
        <w:t xml:space="preserve"> ve zarar sorumluluğundan veya Sözleşmenin ihlali </w:t>
      </w:r>
      <w:proofErr w:type="gramStart"/>
      <w:r>
        <w:rPr>
          <w:color w:val="000000"/>
        </w:rPr>
        <w:t>için  öngörülen</w:t>
      </w:r>
      <w:proofErr w:type="gramEnd"/>
      <w:r>
        <w:rPr>
          <w:color w:val="000000"/>
        </w:rPr>
        <w:t xml:space="preserve"> herhangi bir başka sözleşmesel çareden doğan </w:t>
      </w:r>
      <w:proofErr w:type="gramStart"/>
      <w:r>
        <w:rPr>
          <w:color w:val="000000"/>
        </w:rPr>
        <w:t>yükümlülüklerinden,  engelin</w:t>
      </w:r>
      <w:proofErr w:type="gramEnd"/>
      <w:r>
        <w:rPr>
          <w:color w:val="000000"/>
        </w:rPr>
        <w:t xml:space="preserve"> ifa engeli oluşturduğu andan itibaren kurtulur. Söz konusu </w:t>
      </w:r>
      <w:proofErr w:type="gramStart"/>
      <w:r>
        <w:rPr>
          <w:color w:val="000000"/>
        </w:rPr>
        <w:t>bildirim  gecikmeksizin</w:t>
      </w:r>
      <w:proofErr w:type="gramEnd"/>
      <w:r>
        <w:rPr>
          <w:color w:val="000000"/>
        </w:rPr>
        <w:t xml:space="preserve"> yapılmazsa, ilgili Taraf bu yükümlülüklerden, bildirimin </w:t>
      </w:r>
      <w:proofErr w:type="gramStart"/>
      <w:r>
        <w:rPr>
          <w:color w:val="000000"/>
        </w:rPr>
        <w:t>diğer  Tarafa</w:t>
      </w:r>
      <w:proofErr w:type="gramEnd"/>
      <w:r>
        <w:rPr>
          <w:color w:val="000000"/>
        </w:rPr>
        <w:t xml:space="preserve"> ulaşma tarihinden itibaren geçerli olacak şekilde kurtulur. İleri </w:t>
      </w:r>
      <w:proofErr w:type="gramStart"/>
      <w:r>
        <w:rPr>
          <w:color w:val="000000"/>
        </w:rPr>
        <w:t>sürülen  engelin</w:t>
      </w:r>
      <w:proofErr w:type="gramEnd"/>
      <w:r>
        <w:rPr>
          <w:color w:val="000000"/>
        </w:rPr>
        <w:t xml:space="preserve"> veya olayın geçici olması durumunda, bu hükümde </w:t>
      </w:r>
      <w:proofErr w:type="gramStart"/>
      <w:r>
        <w:rPr>
          <w:color w:val="000000"/>
        </w:rPr>
        <w:t>düzenlenen  sonuçlar</w:t>
      </w:r>
      <w:proofErr w:type="gramEnd"/>
      <w:r>
        <w:rPr>
          <w:color w:val="000000"/>
        </w:rPr>
        <w:t xml:space="preserve"> ancak söz konusu engel Etkilenen Tarafın </w:t>
      </w:r>
      <w:proofErr w:type="gramStart"/>
      <w:r>
        <w:rPr>
          <w:color w:val="000000"/>
        </w:rPr>
        <w:t>sözleşmesel  yükümlülüklerinin</w:t>
      </w:r>
      <w:proofErr w:type="gramEnd"/>
      <w:r>
        <w:rPr>
          <w:color w:val="000000"/>
        </w:rPr>
        <w:t xml:space="preserve"> ifasını engellediği sürece uygulanır. Etkilenen Taraf, </w:t>
      </w:r>
      <w:proofErr w:type="gramStart"/>
      <w:r>
        <w:rPr>
          <w:color w:val="000000"/>
        </w:rPr>
        <w:t>engelin  sözleşmesel</w:t>
      </w:r>
      <w:proofErr w:type="gramEnd"/>
      <w:r>
        <w:rPr>
          <w:color w:val="000000"/>
        </w:rPr>
        <w:t xml:space="preserve"> yükümlülüklerinin ifasına etkisi sona erer ermez bunu karşı </w:t>
      </w:r>
      <w:proofErr w:type="gramStart"/>
      <w:r>
        <w:rPr>
          <w:color w:val="000000"/>
        </w:rPr>
        <w:t>tarafa  bildirmelidir</w:t>
      </w:r>
      <w:proofErr w:type="gramEnd"/>
      <w:r>
        <w:rPr>
          <w:color w:val="000000"/>
        </w:rPr>
        <w:t xml:space="preserve">. Etkilenen Taraf, ileri sürülen olayın sözleşmenin ifasına </w:t>
      </w:r>
      <w:proofErr w:type="gramStart"/>
      <w:r>
        <w:rPr>
          <w:color w:val="000000"/>
        </w:rPr>
        <w:t>etkilerini  sınırlandırmak</w:t>
      </w:r>
      <w:proofErr w:type="gramEnd"/>
      <w:r>
        <w:rPr>
          <w:color w:val="000000"/>
        </w:rPr>
        <w:t xml:space="preserve"> için makul olan tüm önlemleri almakla yükümlüdür. </w:t>
      </w:r>
    </w:p>
    <w:p w14:paraId="69E30FAC" w14:textId="77777777" w:rsidR="00392FDA" w:rsidRDefault="00000000">
      <w:pPr>
        <w:widowControl w:val="0"/>
        <w:pBdr>
          <w:top w:val="nil"/>
          <w:left w:val="nil"/>
          <w:bottom w:val="nil"/>
          <w:right w:val="nil"/>
          <w:between w:val="nil"/>
        </w:pBdr>
        <w:spacing w:before="215" w:line="240" w:lineRule="auto"/>
        <w:ind w:left="114"/>
        <w:rPr>
          <w:b/>
          <w:color w:val="000000"/>
        </w:rPr>
      </w:pPr>
      <w:r>
        <w:rPr>
          <w:b/>
          <w:color w:val="000000"/>
        </w:rPr>
        <w:t xml:space="preserve">6. BİLDİRİMLER VE TEBLİGATLAR </w:t>
      </w:r>
    </w:p>
    <w:p w14:paraId="72F8F8F6" w14:textId="57072DA7" w:rsidR="00392FDA" w:rsidRDefault="00000000" w:rsidP="003A7D62">
      <w:pPr>
        <w:widowControl w:val="0"/>
        <w:pBdr>
          <w:top w:val="nil"/>
          <w:left w:val="nil"/>
          <w:bottom w:val="nil"/>
          <w:right w:val="nil"/>
          <w:between w:val="nil"/>
        </w:pBdr>
        <w:spacing w:before="270" w:line="263" w:lineRule="auto"/>
        <w:ind w:left="1452" w:right="-7" w:hanging="724"/>
        <w:jc w:val="both"/>
        <w:rPr>
          <w:color w:val="000000"/>
        </w:rPr>
      </w:pPr>
      <w:r>
        <w:rPr>
          <w:b/>
          <w:color w:val="000000"/>
        </w:rPr>
        <w:t xml:space="preserve">6.1. </w:t>
      </w:r>
      <w:r w:rsidR="001B7EF1">
        <w:rPr>
          <w:b/>
          <w:color w:val="000000"/>
        </w:rPr>
        <w:tab/>
      </w:r>
      <w:r>
        <w:rPr>
          <w:color w:val="000000"/>
        </w:rPr>
        <w:t xml:space="preserve">Taraflar işbu </w:t>
      </w:r>
      <w:proofErr w:type="spellStart"/>
      <w:r>
        <w:rPr>
          <w:color w:val="000000"/>
        </w:rPr>
        <w:t>Sözleşme’de</w:t>
      </w:r>
      <w:proofErr w:type="spellEnd"/>
      <w:r>
        <w:rPr>
          <w:color w:val="000000"/>
        </w:rPr>
        <w:t xml:space="preserve"> belirtilen hususlarda aşağıda belirtilmiş olan </w:t>
      </w:r>
      <w:proofErr w:type="gramStart"/>
      <w:r>
        <w:rPr>
          <w:color w:val="000000"/>
        </w:rPr>
        <w:t>yasal  adres</w:t>
      </w:r>
      <w:proofErr w:type="gramEnd"/>
      <w:r>
        <w:rPr>
          <w:color w:val="000000"/>
        </w:rPr>
        <w:t xml:space="preserve"> ve geçerli e-posta adresleri vasıtasıyla iletişim sağlayacaklardır. </w:t>
      </w:r>
      <w:proofErr w:type="gramStart"/>
      <w:r>
        <w:rPr>
          <w:color w:val="000000"/>
        </w:rPr>
        <w:t>Anılı  adreslere</w:t>
      </w:r>
      <w:proofErr w:type="gramEnd"/>
      <w:r>
        <w:rPr>
          <w:color w:val="000000"/>
        </w:rPr>
        <w:t xml:space="preserve"> ve e-posta hesaplarına yapılan bildirim ve tebligatlar </w:t>
      </w:r>
      <w:proofErr w:type="gramStart"/>
      <w:r>
        <w:rPr>
          <w:color w:val="000000"/>
        </w:rPr>
        <w:t>geçerli  sayılacak</w:t>
      </w:r>
      <w:proofErr w:type="gramEnd"/>
      <w:r>
        <w:rPr>
          <w:color w:val="000000"/>
        </w:rPr>
        <w:t xml:space="preserve"> olup Taraflar aşağıda belirtilen adreslere yapılan bildirim ve tebligatlarda değişiklik olması halinde 7 gün içerisinde Diğer Taraf’a </w:t>
      </w:r>
      <w:proofErr w:type="gramStart"/>
      <w:r>
        <w:rPr>
          <w:color w:val="000000"/>
        </w:rPr>
        <w:t>bildirmekle  yükümlüdür</w:t>
      </w:r>
      <w:proofErr w:type="gramEnd"/>
      <w:r>
        <w:rPr>
          <w:color w:val="000000"/>
        </w:rPr>
        <w:t xml:space="preserve">. Aksi takdirde yapılan bildirim ve tebligat geçerli olacak ve </w:t>
      </w:r>
      <w:proofErr w:type="gramStart"/>
      <w:r>
        <w:rPr>
          <w:color w:val="000000"/>
        </w:rPr>
        <w:t>hüküm  ve</w:t>
      </w:r>
      <w:proofErr w:type="gramEnd"/>
      <w:r>
        <w:rPr>
          <w:color w:val="000000"/>
        </w:rPr>
        <w:t xml:space="preserve"> sonuçlarını doğuracaktır. </w:t>
      </w:r>
    </w:p>
    <w:p w14:paraId="5473E41C" w14:textId="77777777" w:rsidR="00392FDA" w:rsidRDefault="00000000">
      <w:pPr>
        <w:widowControl w:val="0"/>
        <w:pBdr>
          <w:top w:val="nil"/>
          <w:left w:val="nil"/>
          <w:bottom w:val="nil"/>
          <w:right w:val="nil"/>
          <w:between w:val="nil"/>
        </w:pBdr>
        <w:spacing w:before="210" w:line="240" w:lineRule="auto"/>
        <w:ind w:left="14"/>
        <w:rPr>
          <w:b/>
          <w:color w:val="000000"/>
        </w:rPr>
      </w:pPr>
      <w:r>
        <w:rPr>
          <w:b/>
          <w:color w:val="000000"/>
          <w:u w:val="single"/>
        </w:rPr>
        <w:t xml:space="preserve">Politus </w:t>
      </w:r>
      <w:proofErr w:type="gramStart"/>
      <w:r>
        <w:rPr>
          <w:b/>
          <w:color w:val="000000"/>
          <w:u w:val="single"/>
        </w:rPr>
        <w:t>Adres :</w:t>
      </w:r>
      <w:proofErr w:type="gramEnd"/>
      <w:r>
        <w:rPr>
          <w:b/>
          <w:color w:val="000000"/>
        </w:rPr>
        <w:t xml:space="preserve">  </w:t>
      </w:r>
    </w:p>
    <w:p w14:paraId="7D02F1FE" w14:textId="77777777" w:rsidR="00392FDA" w:rsidRDefault="00000000">
      <w:pPr>
        <w:widowControl w:val="0"/>
        <w:pBdr>
          <w:top w:val="nil"/>
          <w:left w:val="nil"/>
          <w:bottom w:val="nil"/>
          <w:right w:val="nil"/>
          <w:between w:val="nil"/>
        </w:pBdr>
        <w:spacing w:before="236" w:line="240" w:lineRule="auto"/>
        <w:ind w:left="14"/>
        <w:rPr>
          <w:b/>
          <w:color w:val="000000"/>
          <w:u w:val="single"/>
        </w:rPr>
      </w:pPr>
      <w:r>
        <w:rPr>
          <w:b/>
          <w:color w:val="000000"/>
          <w:u w:val="single"/>
        </w:rPr>
        <w:t>Politus E-</w:t>
      </w:r>
      <w:proofErr w:type="gramStart"/>
      <w:r>
        <w:rPr>
          <w:b/>
          <w:color w:val="000000"/>
          <w:u w:val="single"/>
        </w:rPr>
        <w:t>Posta :</w:t>
      </w:r>
      <w:proofErr w:type="gramEnd"/>
      <w:r>
        <w:rPr>
          <w:b/>
          <w:color w:val="000000"/>
          <w:u w:val="single"/>
        </w:rPr>
        <w:t xml:space="preserve"> </w:t>
      </w:r>
    </w:p>
    <w:p w14:paraId="750A85B8" w14:textId="77777777" w:rsidR="00392FDA" w:rsidRDefault="00000000">
      <w:pPr>
        <w:widowControl w:val="0"/>
        <w:pBdr>
          <w:top w:val="nil"/>
          <w:left w:val="nil"/>
          <w:bottom w:val="nil"/>
          <w:right w:val="nil"/>
          <w:between w:val="nil"/>
        </w:pBdr>
        <w:spacing w:before="231" w:line="240" w:lineRule="auto"/>
        <w:ind w:left="14"/>
        <w:rPr>
          <w:b/>
          <w:color w:val="000000"/>
          <w:u w:val="single"/>
        </w:rPr>
      </w:pPr>
      <w:r>
        <w:rPr>
          <w:b/>
          <w:color w:val="000000"/>
          <w:u w:val="single"/>
        </w:rPr>
        <w:t>Politus E-</w:t>
      </w:r>
      <w:proofErr w:type="gramStart"/>
      <w:r>
        <w:rPr>
          <w:b/>
          <w:color w:val="000000"/>
          <w:u w:val="single"/>
        </w:rPr>
        <w:t>Posta :</w:t>
      </w:r>
      <w:proofErr w:type="gramEnd"/>
      <w:r>
        <w:rPr>
          <w:b/>
          <w:color w:val="000000"/>
          <w:u w:val="single"/>
        </w:rPr>
        <w:t xml:space="preserve"> </w:t>
      </w:r>
    </w:p>
    <w:p w14:paraId="2FB8EC24" w14:textId="77777777" w:rsidR="00392FDA" w:rsidRDefault="00000000">
      <w:pPr>
        <w:widowControl w:val="0"/>
        <w:pBdr>
          <w:top w:val="nil"/>
          <w:left w:val="nil"/>
          <w:bottom w:val="nil"/>
          <w:right w:val="nil"/>
          <w:between w:val="nil"/>
        </w:pBdr>
        <w:spacing w:before="231" w:line="240" w:lineRule="auto"/>
        <w:ind w:left="21"/>
        <w:rPr>
          <w:b/>
          <w:color w:val="000000"/>
          <w:u w:val="single"/>
        </w:rPr>
      </w:pPr>
      <w:r>
        <w:rPr>
          <w:b/>
          <w:color w:val="000000"/>
          <w:u w:val="single"/>
        </w:rPr>
        <w:t xml:space="preserve">Partner </w:t>
      </w:r>
      <w:proofErr w:type="gramStart"/>
      <w:r>
        <w:rPr>
          <w:b/>
          <w:color w:val="000000"/>
          <w:u w:val="single"/>
        </w:rPr>
        <w:t>Adres :</w:t>
      </w:r>
      <w:proofErr w:type="gramEnd"/>
      <w:r>
        <w:rPr>
          <w:b/>
          <w:color w:val="000000"/>
          <w:u w:val="single"/>
        </w:rPr>
        <w:t xml:space="preserve"> </w:t>
      </w:r>
    </w:p>
    <w:p w14:paraId="6447E423" w14:textId="77777777" w:rsidR="00392FDA" w:rsidRDefault="00000000">
      <w:pPr>
        <w:widowControl w:val="0"/>
        <w:pBdr>
          <w:top w:val="nil"/>
          <w:left w:val="nil"/>
          <w:bottom w:val="nil"/>
          <w:right w:val="nil"/>
          <w:between w:val="nil"/>
        </w:pBdr>
        <w:spacing w:before="198" w:line="240" w:lineRule="auto"/>
        <w:ind w:left="21"/>
        <w:rPr>
          <w:b/>
          <w:color w:val="000000"/>
          <w:u w:val="single"/>
        </w:rPr>
      </w:pPr>
      <w:r>
        <w:rPr>
          <w:b/>
          <w:color w:val="000000"/>
          <w:u w:val="single"/>
        </w:rPr>
        <w:t>Partner E-</w:t>
      </w:r>
      <w:proofErr w:type="gramStart"/>
      <w:r>
        <w:rPr>
          <w:b/>
          <w:color w:val="000000"/>
          <w:u w:val="single"/>
        </w:rPr>
        <w:t>Posta :</w:t>
      </w:r>
      <w:proofErr w:type="gramEnd"/>
      <w:r>
        <w:rPr>
          <w:b/>
          <w:color w:val="000000"/>
          <w:u w:val="single"/>
        </w:rPr>
        <w:t xml:space="preserve"> </w:t>
      </w:r>
    </w:p>
    <w:p w14:paraId="3508025C" w14:textId="77777777" w:rsidR="00392FDA" w:rsidRDefault="00000000">
      <w:pPr>
        <w:widowControl w:val="0"/>
        <w:pBdr>
          <w:top w:val="nil"/>
          <w:left w:val="nil"/>
          <w:bottom w:val="nil"/>
          <w:right w:val="nil"/>
          <w:between w:val="nil"/>
        </w:pBdr>
        <w:spacing w:before="193" w:line="240" w:lineRule="auto"/>
        <w:ind w:left="21"/>
        <w:rPr>
          <w:b/>
          <w:color w:val="000000"/>
          <w:u w:val="single"/>
        </w:rPr>
      </w:pPr>
      <w:r>
        <w:rPr>
          <w:b/>
          <w:color w:val="000000"/>
          <w:u w:val="single"/>
        </w:rPr>
        <w:t>Partner E-</w:t>
      </w:r>
      <w:proofErr w:type="gramStart"/>
      <w:r>
        <w:rPr>
          <w:b/>
          <w:color w:val="000000"/>
          <w:u w:val="single"/>
        </w:rPr>
        <w:t>Posta :</w:t>
      </w:r>
      <w:proofErr w:type="gramEnd"/>
      <w:r>
        <w:rPr>
          <w:b/>
          <w:color w:val="000000"/>
          <w:u w:val="single"/>
        </w:rPr>
        <w:t xml:space="preserve"> </w:t>
      </w:r>
    </w:p>
    <w:p w14:paraId="0F4F4FA1" w14:textId="77777777" w:rsidR="00392FDA" w:rsidRDefault="00000000">
      <w:pPr>
        <w:widowControl w:val="0"/>
        <w:pBdr>
          <w:top w:val="nil"/>
          <w:left w:val="nil"/>
          <w:bottom w:val="nil"/>
          <w:right w:val="nil"/>
          <w:between w:val="nil"/>
        </w:pBdr>
        <w:spacing w:before="193" w:line="240" w:lineRule="auto"/>
        <w:ind w:left="114"/>
        <w:rPr>
          <w:b/>
          <w:color w:val="000000"/>
        </w:rPr>
      </w:pPr>
      <w:r>
        <w:rPr>
          <w:b/>
          <w:color w:val="000000"/>
        </w:rPr>
        <w:t xml:space="preserve">7. KİŞİSEL VERİLERİN KORUNMASINA İLİŞKİN HÜKÜMLER </w:t>
      </w:r>
    </w:p>
    <w:p w14:paraId="70AE7C8C" w14:textId="3DB800E5" w:rsidR="00392FDA" w:rsidRDefault="00000000">
      <w:pPr>
        <w:widowControl w:val="0"/>
        <w:pBdr>
          <w:top w:val="nil"/>
          <w:left w:val="nil"/>
          <w:bottom w:val="nil"/>
          <w:right w:val="nil"/>
          <w:between w:val="nil"/>
        </w:pBdr>
        <w:spacing w:before="236" w:line="263" w:lineRule="auto"/>
        <w:ind w:left="1448" w:right="-6" w:hanging="721"/>
        <w:jc w:val="both"/>
        <w:rPr>
          <w:color w:val="000000"/>
        </w:rPr>
      </w:pPr>
      <w:r>
        <w:rPr>
          <w:b/>
          <w:color w:val="000000"/>
        </w:rPr>
        <w:t xml:space="preserve">7.1. </w:t>
      </w:r>
      <w:r w:rsidR="001B7EF1">
        <w:rPr>
          <w:b/>
          <w:color w:val="000000"/>
        </w:rPr>
        <w:tab/>
      </w:r>
      <w:r>
        <w:rPr>
          <w:color w:val="000000"/>
        </w:rPr>
        <w:t>Taraflar, işbu Sözleşme ile kararlaştırılan hizmetlerin ifası ile bağlantılı olarak  işlenmesi gerekebilecek kişisel veriler ile ilgili 6698 sayılı Kişisel Verilerin  Korunması Kanunu (“</w:t>
      </w:r>
      <w:r>
        <w:rPr>
          <w:b/>
          <w:i/>
          <w:color w:val="000000"/>
        </w:rPr>
        <w:t>KVKK</w:t>
      </w:r>
      <w:r>
        <w:rPr>
          <w:color w:val="000000"/>
        </w:rPr>
        <w:t xml:space="preserve">”) başta olmak üzere uygulanabilir tüm yasal  mevzuat hükümlerine uygun hareket edeceklerini, KVKK’da yer alan tanımlar  doğrultusunda işledikleri kişisel verilerin işlenmesi ve işbu Sözleşme amaçları  doğrultusunda ve bununla sınırlı olarak kullanılabilmesi için gerekli ve yeterli  yasal, idari ve teknik tedbirleri alacaklarını ve uygulayacaklarını; işbu Sözleşme  kapsamında öğrenmiş olduğu kişisel verileri yurt içi/yurt dışına  aktarmayacaklarını; veri işleyen sıfatıyla hareket ettiği durumlarda veri  </w:t>
      </w:r>
      <w:r>
        <w:rPr>
          <w:color w:val="000000"/>
        </w:rPr>
        <w:lastRenderedPageBreak/>
        <w:t xml:space="preserve">sorumlusunun uygulanabilir mevzuat hükümlerine uygun tüm yazılı  talimatlarına uyacaklarını, kendi kusurlarından kaynaklanan nedenlerden  dolayı diğer Taraf’ın maruz kalacağı doğrudan veya dolaylı zararlardan  mahkeme kararı ile kesinleşmesine binaen sorumlu olacaklarını taahhüt  ederler. </w:t>
      </w:r>
    </w:p>
    <w:p w14:paraId="70ECF560" w14:textId="1368FCD4" w:rsidR="00392FDA" w:rsidRDefault="00000000">
      <w:pPr>
        <w:widowControl w:val="0"/>
        <w:pBdr>
          <w:top w:val="nil"/>
          <w:left w:val="nil"/>
          <w:bottom w:val="nil"/>
          <w:right w:val="nil"/>
          <w:between w:val="nil"/>
        </w:pBdr>
        <w:spacing w:before="210" w:line="263" w:lineRule="auto"/>
        <w:ind w:left="1448" w:right="-5" w:hanging="720"/>
        <w:jc w:val="both"/>
        <w:rPr>
          <w:color w:val="000000"/>
        </w:rPr>
      </w:pPr>
      <w:r>
        <w:rPr>
          <w:b/>
          <w:color w:val="000000"/>
        </w:rPr>
        <w:t xml:space="preserve">7.2. </w:t>
      </w:r>
      <w:r w:rsidR="001B7EF1">
        <w:rPr>
          <w:b/>
          <w:color w:val="000000"/>
        </w:rPr>
        <w:tab/>
      </w:r>
      <w:r>
        <w:rPr>
          <w:color w:val="000000"/>
        </w:rPr>
        <w:t xml:space="preserve">Taraflar, diğer Taraf’a aktardığı kişisel verileri, hukuka uygun yollarla elde </w:t>
      </w:r>
      <w:proofErr w:type="gramStart"/>
      <w:r>
        <w:rPr>
          <w:color w:val="000000"/>
        </w:rPr>
        <w:t>eder  ve</w:t>
      </w:r>
      <w:proofErr w:type="gramEnd"/>
      <w:r>
        <w:rPr>
          <w:color w:val="000000"/>
        </w:rPr>
        <w:t xml:space="preserve"> bunları Sözleşme’nin ifası amacıyla aktarırlar. İlgili kişileri KVKK’nın </w:t>
      </w:r>
      <w:proofErr w:type="gramStart"/>
      <w:r>
        <w:rPr>
          <w:color w:val="000000"/>
        </w:rPr>
        <w:t>10’ncu  maddesinde</w:t>
      </w:r>
      <w:proofErr w:type="gramEnd"/>
      <w:r>
        <w:rPr>
          <w:color w:val="000000"/>
        </w:rPr>
        <w:t xml:space="preserve"> yer alan aydınlatma yükümlülüğü ve </w:t>
      </w:r>
      <w:proofErr w:type="gramStart"/>
      <w:r>
        <w:rPr>
          <w:color w:val="000000"/>
        </w:rPr>
        <w:t>11’nci</w:t>
      </w:r>
      <w:proofErr w:type="gramEnd"/>
      <w:r>
        <w:rPr>
          <w:color w:val="000000"/>
        </w:rPr>
        <w:t xml:space="preserve"> maddesinde yer </w:t>
      </w:r>
      <w:proofErr w:type="gramStart"/>
      <w:r>
        <w:rPr>
          <w:color w:val="000000"/>
        </w:rPr>
        <w:t>alan  ilgili</w:t>
      </w:r>
      <w:proofErr w:type="gramEnd"/>
      <w:r>
        <w:rPr>
          <w:color w:val="000000"/>
        </w:rPr>
        <w:t xml:space="preserve"> kişinin hakları konusunda bilgilendirirler. KVKK’nın m.5/2, m.6/</w:t>
      </w:r>
      <w:proofErr w:type="gramStart"/>
      <w:r>
        <w:rPr>
          <w:color w:val="000000"/>
        </w:rPr>
        <w:t>3  hükümlerinde</w:t>
      </w:r>
      <w:proofErr w:type="gramEnd"/>
      <w:r>
        <w:rPr>
          <w:color w:val="000000"/>
        </w:rPr>
        <w:t xml:space="preserve"> belirtilen işleme şartları (hukuka uygunluk nedenleri) </w:t>
      </w:r>
      <w:proofErr w:type="gramStart"/>
      <w:r>
        <w:rPr>
          <w:color w:val="000000"/>
        </w:rPr>
        <w:t>kapsamı  dışında</w:t>
      </w:r>
      <w:proofErr w:type="gramEnd"/>
      <w:r>
        <w:rPr>
          <w:color w:val="000000"/>
        </w:rPr>
        <w:t xml:space="preserve"> kalan hallerde, aydınlatma yükümlülüğünü yerine getirerek gerekli </w:t>
      </w:r>
      <w:proofErr w:type="gramStart"/>
      <w:r>
        <w:rPr>
          <w:color w:val="000000"/>
        </w:rPr>
        <w:t>açık  rızaları</w:t>
      </w:r>
      <w:proofErr w:type="gramEnd"/>
      <w:r>
        <w:rPr>
          <w:color w:val="000000"/>
        </w:rPr>
        <w:t xml:space="preserve"> hukuka uygun şekilde alırlar. Kişisel verilerin aktarılması </w:t>
      </w:r>
      <w:proofErr w:type="gramStart"/>
      <w:r>
        <w:rPr>
          <w:color w:val="000000"/>
        </w:rPr>
        <w:t>durumunda  KVKK’nın</w:t>
      </w:r>
      <w:proofErr w:type="gramEnd"/>
      <w:r>
        <w:rPr>
          <w:color w:val="000000"/>
        </w:rPr>
        <w:t xml:space="preserve"> m.8/2 ve m.9/2 hükümlerine riayet ederler. </w:t>
      </w:r>
    </w:p>
    <w:p w14:paraId="4D8E6114" w14:textId="0EDB701F" w:rsidR="00392FDA" w:rsidRDefault="00000000">
      <w:pPr>
        <w:widowControl w:val="0"/>
        <w:pBdr>
          <w:top w:val="nil"/>
          <w:left w:val="nil"/>
          <w:bottom w:val="nil"/>
          <w:right w:val="nil"/>
          <w:between w:val="nil"/>
        </w:pBdr>
        <w:spacing w:before="210" w:line="263" w:lineRule="auto"/>
        <w:ind w:left="1452" w:right="-6" w:hanging="724"/>
        <w:jc w:val="both"/>
        <w:rPr>
          <w:color w:val="000000"/>
        </w:rPr>
      </w:pPr>
      <w:r>
        <w:rPr>
          <w:b/>
          <w:color w:val="000000"/>
        </w:rPr>
        <w:t xml:space="preserve">7.3. </w:t>
      </w:r>
      <w:r w:rsidR="001B7EF1">
        <w:rPr>
          <w:b/>
          <w:color w:val="000000"/>
        </w:rPr>
        <w:tab/>
      </w:r>
      <w:r>
        <w:rPr>
          <w:color w:val="000000"/>
        </w:rPr>
        <w:t xml:space="preserve">Taraflar, Sözleşme’nin ifası kapsamında işlenen kişisel verilerin </w:t>
      </w:r>
      <w:proofErr w:type="gramStart"/>
      <w:r>
        <w:rPr>
          <w:color w:val="000000"/>
        </w:rPr>
        <w:t>kanuni  olmayan</w:t>
      </w:r>
      <w:proofErr w:type="gramEnd"/>
      <w:r>
        <w:rPr>
          <w:color w:val="000000"/>
        </w:rPr>
        <w:t xml:space="preserve"> yollarla başkaları tarafından elde edilmesi hâlinde, Kişisel </w:t>
      </w:r>
      <w:proofErr w:type="gramStart"/>
      <w:r>
        <w:rPr>
          <w:color w:val="000000"/>
        </w:rPr>
        <w:t>Verileri  Koruma</w:t>
      </w:r>
      <w:proofErr w:type="gramEnd"/>
      <w:r>
        <w:rPr>
          <w:color w:val="000000"/>
        </w:rPr>
        <w:t xml:space="preserve"> Kurulu’na (“</w:t>
      </w:r>
      <w:r>
        <w:rPr>
          <w:b/>
          <w:i/>
          <w:color w:val="000000"/>
        </w:rPr>
        <w:t>Kurul</w:t>
      </w:r>
      <w:r>
        <w:rPr>
          <w:color w:val="000000"/>
        </w:rPr>
        <w:t xml:space="preserve">”) bildirim yükümlülüğü gözetilerek, bu durumu </w:t>
      </w:r>
      <w:proofErr w:type="gramStart"/>
      <w:r>
        <w:rPr>
          <w:color w:val="000000"/>
        </w:rPr>
        <w:t>en  geç</w:t>
      </w:r>
      <w:proofErr w:type="gramEnd"/>
      <w:r>
        <w:rPr>
          <w:color w:val="000000"/>
        </w:rPr>
        <w:t xml:space="preserve"> 24 saat içerisinde diğer Taraf’a bildirirler. </w:t>
      </w:r>
    </w:p>
    <w:p w14:paraId="6A2F2A2F" w14:textId="67A70E46" w:rsidR="00392FDA" w:rsidRDefault="00000000">
      <w:pPr>
        <w:widowControl w:val="0"/>
        <w:pBdr>
          <w:top w:val="nil"/>
          <w:left w:val="nil"/>
          <w:bottom w:val="nil"/>
          <w:right w:val="nil"/>
          <w:between w:val="nil"/>
        </w:pBdr>
        <w:spacing w:before="214" w:line="262" w:lineRule="auto"/>
        <w:ind w:left="1450" w:right="-6" w:hanging="722"/>
        <w:jc w:val="both"/>
        <w:rPr>
          <w:color w:val="000000"/>
        </w:rPr>
      </w:pPr>
      <w:r>
        <w:rPr>
          <w:b/>
          <w:color w:val="000000"/>
        </w:rPr>
        <w:t xml:space="preserve">7.4. </w:t>
      </w:r>
      <w:r w:rsidR="001B7EF1">
        <w:rPr>
          <w:b/>
          <w:color w:val="000000"/>
        </w:rPr>
        <w:tab/>
      </w:r>
      <w:r>
        <w:rPr>
          <w:color w:val="000000"/>
        </w:rPr>
        <w:t xml:space="preserve">Taraflar, kişisel veri sahibi ilgili kişilerin KVKK’nın 11. maddesi </w:t>
      </w:r>
      <w:proofErr w:type="gramStart"/>
      <w:r>
        <w:rPr>
          <w:color w:val="000000"/>
        </w:rPr>
        <w:t>kapsamındaki  haklarını</w:t>
      </w:r>
      <w:proofErr w:type="gramEnd"/>
      <w:r>
        <w:rPr>
          <w:color w:val="000000"/>
        </w:rPr>
        <w:t xml:space="preserve"> kullanmak amacıyla başvuruda bulunması halinde, derhal </w:t>
      </w:r>
      <w:proofErr w:type="gramStart"/>
      <w:r>
        <w:rPr>
          <w:color w:val="000000"/>
        </w:rPr>
        <w:t>diğer  Taraf’ı</w:t>
      </w:r>
      <w:proofErr w:type="gramEnd"/>
      <w:r>
        <w:rPr>
          <w:color w:val="000000"/>
        </w:rPr>
        <w:t xml:space="preserve"> bilgilendirecek sonrasında bu talepleri yerine getireceklerdir.</w:t>
      </w:r>
    </w:p>
    <w:p w14:paraId="2E7238D3" w14:textId="327C5A75" w:rsidR="00392FDA" w:rsidRDefault="00000000">
      <w:pPr>
        <w:widowControl w:val="0"/>
        <w:pBdr>
          <w:top w:val="nil"/>
          <w:left w:val="nil"/>
          <w:bottom w:val="nil"/>
          <w:right w:val="nil"/>
          <w:between w:val="nil"/>
        </w:pBdr>
        <w:spacing w:line="262" w:lineRule="auto"/>
        <w:ind w:left="1449" w:right="-5" w:hanging="721"/>
        <w:jc w:val="both"/>
        <w:rPr>
          <w:color w:val="000000"/>
        </w:rPr>
      </w:pPr>
      <w:r>
        <w:rPr>
          <w:b/>
          <w:color w:val="000000"/>
        </w:rPr>
        <w:t xml:space="preserve">7.5. </w:t>
      </w:r>
      <w:r w:rsidR="001B7EF1">
        <w:rPr>
          <w:b/>
          <w:color w:val="000000"/>
        </w:rPr>
        <w:tab/>
      </w:r>
      <w:r>
        <w:rPr>
          <w:color w:val="000000"/>
        </w:rPr>
        <w:t xml:space="preserve">Taraflar, Sözleşme’nin ifası kapsamında edindiği ve diğer Taraf’a </w:t>
      </w:r>
      <w:proofErr w:type="gramStart"/>
      <w:r>
        <w:rPr>
          <w:color w:val="000000"/>
        </w:rPr>
        <w:t>aktardığı  kişisel</w:t>
      </w:r>
      <w:proofErr w:type="gramEnd"/>
      <w:r>
        <w:rPr>
          <w:color w:val="000000"/>
        </w:rPr>
        <w:t xml:space="preserve"> verileri; ilgili mevzuatta öngörülen süre kadar muhafaza </w:t>
      </w:r>
      <w:proofErr w:type="gramStart"/>
      <w:r>
        <w:rPr>
          <w:color w:val="000000"/>
        </w:rPr>
        <w:t>edecekler,  işleme</w:t>
      </w:r>
      <w:proofErr w:type="gramEnd"/>
      <w:r>
        <w:rPr>
          <w:color w:val="000000"/>
        </w:rPr>
        <w:t xml:space="preserve"> şartlarının tamamen ortadan kalkması halinde, re’sen veya ilgili </w:t>
      </w:r>
      <w:proofErr w:type="gramStart"/>
      <w:r>
        <w:rPr>
          <w:color w:val="000000"/>
        </w:rPr>
        <w:t>kişinin  talebi</w:t>
      </w:r>
      <w:proofErr w:type="gramEnd"/>
      <w:r>
        <w:rPr>
          <w:color w:val="000000"/>
        </w:rPr>
        <w:t xml:space="preserve"> üzerine tüm yedekleri </w:t>
      </w:r>
      <w:proofErr w:type="gramStart"/>
      <w:r>
        <w:rPr>
          <w:color w:val="000000"/>
        </w:rPr>
        <w:t>ile birlikte</w:t>
      </w:r>
      <w:proofErr w:type="gramEnd"/>
      <w:r>
        <w:rPr>
          <w:color w:val="000000"/>
        </w:rPr>
        <w:t xml:space="preserve"> silecek, yok edecek veya anonim </w:t>
      </w:r>
      <w:proofErr w:type="gramStart"/>
      <w:r>
        <w:rPr>
          <w:color w:val="000000"/>
        </w:rPr>
        <w:t>hale  getireceklerdir</w:t>
      </w:r>
      <w:proofErr w:type="gramEnd"/>
      <w:r>
        <w:rPr>
          <w:color w:val="000000"/>
        </w:rPr>
        <w:t xml:space="preserve">. </w:t>
      </w:r>
    </w:p>
    <w:p w14:paraId="6EFAB1C5" w14:textId="4D32D759" w:rsidR="00392FDA" w:rsidRDefault="00000000">
      <w:pPr>
        <w:widowControl w:val="0"/>
        <w:pBdr>
          <w:top w:val="nil"/>
          <w:left w:val="nil"/>
          <w:bottom w:val="nil"/>
          <w:right w:val="nil"/>
          <w:between w:val="nil"/>
        </w:pBdr>
        <w:spacing w:before="215" w:line="263" w:lineRule="auto"/>
        <w:ind w:left="1448" w:right="-7" w:hanging="721"/>
        <w:jc w:val="both"/>
        <w:rPr>
          <w:color w:val="000000"/>
        </w:rPr>
      </w:pPr>
      <w:r>
        <w:rPr>
          <w:b/>
          <w:color w:val="000000"/>
        </w:rPr>
        <w:t xml:space="preserve">7.6. </w:t>
      </w:r>
      <w:r w:rsidR="001B7EF1">
        <w:rPr>
          <w:b/>
          <w:color w:val="000000"/>
        </w:rPr>
        <w:tab/>
      </w:r>
      <w:r>
        <w:rPr>
          <w:color w:val="000000"/>
        </w:rPr>
        <w:t xml:space="preserve">Taraflar, merkez, şube, iştiraklerinde ya da alt yüklenicilerinde, KVKK ve </w:t>
      </w:r>
      <w:proofErr w:type="gramStart"/>
      <w:r>
        <w:rPr>
          <w:color w:val="000000"/>
        </w:rPr>
        <w:t>ilgili  mevzuata</w:t>
      </w:r>
      <w:proofErr w:type="gramEnd"/>
      <w:r>
        <w:rPr>
          <w:color w:val="000000"/>
        </w:rPr>
        <w:t xml:space="preserve"> ilişkin hükümlerin uygulanmasını temin etmek ve gerekli </w:t>
      </w:r>
      <w:proofErr w:type="gramStart"/>
      <w:r>
        <w:rPr>
          <w:color w:val="000000"/>
        </w:rPr>
        <w:t>denetimleri  yapmakla</w:t>
      </w:r>
      <w:proofErr w:type="gramEnd"/>
      <w:r>
        <w:rPr>
          <w:color w:val="000000"/>
        </w:rPr>
        <w:t xml:space="preserve"> yükümlüdürler. Taraflar, KVKK’nın </w:t>
      </w:r>
      <w:proofErr w:type="gramStart"/>
      <w:r>
        <w:rPr>
          <w:color w:val="000000"/>
        </w:rPr>
        <w:t>13’ncü</w:t>
      </w:r>
      <w:proofErr w:type="gramEnd"/>
      <w:r>
        <w:rPr>
          <w:color w:val="000000"/>
        </w:rPr>
        <w:t xml:space="preserve"> maddesi kapsamında </w:t>
      </w:r>
      <w:proofErr w:type="gramStart"/>
      <w:r>
        <w:rPr>
          <w:color w:val="000000"/>
        </w:rPr>
        <w:t>ilgili  kişinin</w:t>
      </w:r>
      <w:proofErr w:type="gramEnd"/>
      <w:r>
        <w:rPr>
          <w:color w:val="000000"/>
        </w:rPr>
        <w:t xml:space="preserve"> müracaatı veya </w:t>
      </w:r>
      <w:proofErr w:type="gramStart"/>
      <w:r>
        <w:rPr>
          <w:color w:val="000000"/>
        </w:rPr>
        <w:t>14’ncü</w:t>
      </w:r>
      <w:proofErr w:type="gramEnd"/>
      <w:r>
        <w:rPr>
          <w:color w:val="000000"/>
        </w:rPr>
        <w:t xml:space="preserve"> madde kapsamında Kurul’a şikâyet </w:t>
      </w:r>
      <w:proofErr w:type="gramStart"/>
      <w:r>
        <w:rPr>
          <w:color w:val="000000"/>
        </w:rPr>
        <w:t>halinde;  Kurul</w:t>
      </w:r>
      <w:proofErr w:type="gramEnd"/>
      <w:r>
        <w:rPr>
          <w:color w:val="000000"/>
        </w:rPr>
        <w:t xml:space="preserve"> tarafından yapılacak denetimlerde, talep edilecek her türlü bilgi ve </w:t>
      </w:r>
      <w:proofErr w:type="gramStart"/>
      <w:r>
        <w:rPr>
          <w:color w:val="000000"/>
        </w:rPr>
        <w:t>belgeyi  zamanında</w:t>
      </w:r>
      <w:proofErr w:type="gramEnd"/>
      <w:r>
        <w:rPr>
          <w:color w:val="000000"/>
        </w:rPr>
        <w:t xml:space="preserve"> ve doğru olarak vermekle, her türlü elektronik, manyetik vb.  </w:t>
      </w:r>
      <w:proofErr w:type="gramStart"/>
      <w:r>
        <w:rPr>
          <w:color w:val="000000"/>
        </w:rPr>
        <w:t>ortamlardaki</w:t>
      </w:r>
      <w:proofErr w:type="gramEnd"/>
      <w:r>
        <w:rPr>
          <w:color w:val="000000"/>
        </w:rPr>
        <w:t xml:space="preserve"> kayıtları ve bu kayıtlara erişim ve kayıtları okunabilir hale </w:t>
      </w:r>
      <w:proofErr w:type="gramStart"/>
      <w:r>
        <w:rPr>
          <w:color w:val="000000"/>
        </w:rPr>
        <w:t>getirmek  için</w:t>
      </w:r>
      <w:proofErr w:type="gramEnd"/>
      <w:r>
        <w:rPr>
          <w:color w:val="000000"/>
        </w:rPr>
        <w:t xml:space="preserve"> gerekli tüm sistem ve şifreleri incelemeye hazır bulundurmak ve </w:t>
      </w:r>
      <w:proofErr w:type="gramStart"/>
      <w:r>
        <w:rPr>
          <w:color w:val="000000"/>
        </w:rPr>
        <w:t>işletmekle  yükümlüdürler</w:t>
      </w:r>
      <w:proofErr w:type="gramEnd"/>
      <w:r>
        <w:rPr>
          <w:color w:val="000000"/>
        </w:rPr>
        <w:t xml:space="preserve">. </w:t>
      </w:r>
    </w:p>
    <w:p w14:paraId="2282B879" w14:textId="2B1E2000" w:rsidR="00392FDA" w:rsidRDefault="00000000">
      <w:pPr>
        <w:widowControl w:val="0"/>
        <w:pBdr>
          <w:top w:val="nil"/>
          <w:left w:val="nil"/>
          <w:bottom w:val="nil"/>
          <w:right w:val="nil"/>
          <w:between w:val="nil"/>
        </w:pBdr>
        <w:spacing w:before="210" w:line="263" w:lineRule="auto"/>
        <w:ind w:left="1448" w:right="-6" w:hanging="720"/>
        <w:jc w:val="both"/>
        <w:rPr>
          <w:color w:val="000000"/>
        </w:rPr>
      </w:pPr>
      <w:r>
        <w:rPr>
          <w:b/>
          <w:color w:val="000000"/>
        </w:rPr>
        <w:t xml:space="preserve">7.7. </w:t>
      </w:r>
      <w:r w:rsidR="001B7EF1">
        <w:rPr>
          <w:b/>
          <w:color w:val="000000"/>
        </w:rPr>
        <w:tab/>
      </w:r>
      <w:r>
        <w:rPr>
          <w:color w:val="000000"/>
        </w:rPr>
        <w:t xml:space="preserve">Taraflardan her biri; kendisinin, kanuni temsilcilerinin, </w:t>
      </w:r>
      <w:proofErr w:type="gramStart"/>
      <w:r>
        <w:rPr>
          <w:color w:val="000000"/>
        </w:rPr>
        <w:t>yöneticilerinin,  danışmanları</w:t>
      </w:r>
      <w:proofErr w:type="gramEnd"/>
      <w:r>
        <w:rPr>
          <w:color w:val="000000"/>
        </w:rPr>
        <w:t xml:space="preserve"> dâhil ve bunlarla sınırlı olmaksızın ilgili tüm personelinin, </w:t>
      </w:r>
      <w:proofErr w:type="gramStart"/>
      <w:r>
        <w:rPr>
          <w:color w:val="000000"/>
        </w:rPr>
        <w:t>hizmet  ve</w:t>
      </w:r>
      <w:proofErr w:type="gramEnd"/>
      <w:r>
        <w:rPr>
          <w:color w:val="000000"/>
        </w:rPr>
        <w:t xml:space="preserve">/veya vekalet ilişkisi içinde olduğu üçüncü kişilerin işbu maddede </w:t>
      </w:r>
      <w:proofErr w:type="gramStart"/>
      <w:r>
        <w:rPr>
          <w:color w:val="000000"/>
        </w:rPr>
        <w:t>belirtilmiş  hükümlere</w:t>
      </w:r>
      <w:proofErr w:type="gramEnd"/>
      <w:r>
        <w:rPr>
          <w:color w:val="000000"/>
        </w:rPr>
        <w:t xml:space="preserve"> aykırı davranmaları halinde diğer Taraf’ın buna bağlı olarak </w:t>
      </w:r>
      <w:proofErr w:type="gramStart"/>
      <w:r>
        <w:rPr>
          <w:color w:val="000000"/>
        </w:rPr>
        <w:t>uğradığı  ya</w:t>
      </w:r>
      <w:proofErr w:type="gramEnd"/>
      <w:r>
        <w:rPr>
          <w:color w:val="000000"/>
        </w:rPr>
        <w:t xml:space="preserve"> da uğrayacağı her türlü zararı nakden, defaten ve peşin olarak </w:t>
      </w:r>
      <w:proofErr w:type="gramStart"/>
      <w:r>
        <w:rPr>
          <w:color w:val="000000"/>
        </w:rPr>
        <w:t>tazmin  etmekle</w:t>
      </w:r>
      <w:proofErr w:type="gramEnd"/>
      <w:r>
        <w:rPr>
          <w:color w:val="000000"/>
        </w:rPr>
        <w:t xml:space="preserve"> yükümlüdür. </w:t>
      </w:r>
    </w:p>
    <w:p w14:paraId="0BEBAEA3" w14:textId="3DBE6B9A" w:rsidR="00392FDA" w:rsidRDefault="00000000">
      <w:pPr>
        <w:widowControl w:val="0"/>
        <w:pBdr>
          <w:top w:val="nil"/>
          <w:left w:val="nil"/>
          <w:bottom w:val="nil"/>
          <w:right w:val="nil"/>
          <w:between w:val="nil"/>
        </w:pBdr>
        <w:spacing w:before="210" w:line="262" w:lineRule="auto"/>
        <w:ind w:left="1448" w:right="-6" w:hanging="721"/>
        <w:jc w:val="both"/>
        <w:rPr>
          <w:color w:val="000000"/>
        </w:rPr>
      </w:pPr>
      <w:r>
        <w:rPr>
          <w:b/>
          <w:color w:val="000000"/>
        </w:rPr>
        <w:t xml:space="preserve">7.8. </w:t>
      </w:r>
      <w:r w:rsidR="001B7EF1">
        <w:rPr>
          <w:b/>
          <w:color w:val="000000"/>
        </w:rPr>
        <w:tab/>
      </w:r>
      <w:r>
        <w:rPr>
          <w:color w:val="000000"/>
        </w:rPr>
        <w:t xml:space="preserve">Tarafların kişisel verilerin korunmasına ilişkin bu maddede </w:t>
      </w:r>
      <w:proofErr w:type="gramStart"/>
      <w:r>
        <w:rPr>
          <w:color w:val="000000"/>
        </w:rPr>
        <w:t>belirtilen  yükümlülükleri</w:t>
      </w:r>
      <w:proofErr w:type="gramEnd"/>
      <w:r>
        <w:rPr>
          <w:color w:val="000000"/>
        </w:rPr>
        <w:t xml:space="preserve">, işbu Sözleşme’nin sona ermesi halinde dahi süresiz </w:t>
      </w:r>
      <w:proofErr w:type="gramStart"/>
      <w:r>
        <w:rPr>
          <w:color w:val="000000"/>
        </w:rPr>
        <w:t>olarak  devam</w:t>
      </w:r>
      <w:proofErr w:type="gramEnd"/>
      <w:r>
        <w:rPr>
          <w:color w:val="000000"/>
        </w:rPr>
        <w:t xml:space="preserve"> edecektir. </w:t>
      </w:r>
    </w:p>
    <w:p w14:paraId="6B974AED" w14:textId="77777777" w:rsidR="00392FDA" w:rsidRDefault="00000000">
      <w:pPr>
        <w:widowControl w:val="0"/>
        <w:pBdr>
          <w:top w:val="nil"/>
          <w:left w:val="nil"/>
          <w:bottom w:val="nil"/>
          <w:right w:val="nil"/>
          <w:between w:val="nil"/>
        </w:pBdr>
        <w:spacing w:before="215" w:line="240" w:lineRule="auto"/>
        <w:ind w:left="113"/>
        <w:rPr>
          <w:b/>
          <w:color w:val="000000"/>
        </w:rPr>
      </w:pPr>
      <w:r>
        <w:rPr>
          <w:b/>
          <w:color w:val="000000"/>
        </w:rPr>
        <w:t xml:space="preserve">8. GİZLİLİK </w:t>
      </w:r>
    </w:p>
    <w:p w14:paraId="26224A47" w14:textId="1EDD4EA0" w:rsidR="00392FDA" w:rsidRDefault="00000000">
      <w:pPr>
        <w:widowControl w:val="0"/>
        <w:pBdr>
          <w:top w:val="nil"/>
          <w:left w:val="nil"/>
          <w:bottom w:val="nil"/>
          <w:right w:val="nil"/>
          <w:between w:val="nil"/>
        </w:pBdr>
        <w:spacing w:before="231" w:line="263" w:lineRule="auto"/>
        <w:ind w:left="1448" w:right="-5" w:hanging="721"/>
        <w:jc w:val="both"/>
        <w:rPr>
          <w:color w:val="000000"/>
        </w:rPr>
      </w:pPr>
      <w:r>
        <w:rPr>
          <w:b/>
          <w:color w:val="000000"/>
        </w:rPr>
        <w:t xml:space="preserve">8.1. </w:t>
      </w:r>
      <w:r w:rsidR="001B7EF1">
        <w:rPr>
          <w:b/>
          <w:color w:val="000000"/>
        </w:rPr>
        <w:tab/>
      </w:r>
      <w:r>
        <w:rPr>
          <w:color w:val="000000"/>
        </w:rPr>
        <w:t xml:space="preserve">Taraflardan her biri, İmza Tarihinden itibaren işbu Sözleşmenin bitimine ya da  daha önceki bir tarihte feshedilmesine kadar ve bunu müteakiben her zaman,  </w:t>
      </w:r>
      <w:r>
        <w:rPr>
          <w:color w:val="000000"/>
        </w:rPr>
        <w:lastRenderedPageBreak/>
        <w:t xml:space="preserve">diğer Tarafa ve/veya bunun İştiraklerine ait her türlü Gizli Bilgiyi gizli tutacak  olup, aşağıdaki durumlar istisna olmak kaydıyla, alan tarafın işbu Sözleşmeye  istinaden ya da işbu Sözleşme ile bağlantılı olarak öğrenmiş olduğu veya alan  tarafa bir başka Tarafça ifşa edilmiş bulunan diğer Tarafın Gizli Bilgileri ilgili  Tarafın önceden yazılı iznini almaksızın, ilgili Tarafın ya da bunun İştiraklerinin  hukuki ve mesleki danışmanları (denetçiler ve bankacılar dahil), yetkilileri,  çalışanları, müşavirleri ve alt yüklenicileri (her zaman aynı gizlilik  yükümlülüğüne tabi bulunan) hariç olmak üzere, üçüncü taraflara ifşa  etmeyecektir:  </w:t>
      </w:r>
    </w:p>
    <w:p w14:paraId="0C885A17" w14:textId="1F0BB2F6" w:rsidR="00392FDA" w:rsidRDefault="00000000">
      <w:pPr>
        <w:widowControl w:val="0"/>
        <w:pBdr>
          <w:top w:val="nil"/>
          <w:left w:val="nil"/>
          <w:bottom w:val="nil"/>
          <w:right w:val="nil"/>
          <w:between w:val="nil"/>
        </w:pBdr>
        <w:spacing w:before="210" w:line="240" w:lineRule="auto"/>
        <w:ind w:left="727"/>
        <w:rPr>
          <w:color w:val="000000"/>
        </w:rPr>
      </w:pPr>
      <w:r>
        <w:rPr>
          <w:b/>
          <w:color w:val="000000"/>
        </w:rPr>
        <w:t xml:space="preserve">8.2. </w:t>
      </w:r>
      <w:r w:rsidR="001B7EF1">
        <w:rPr>
          <w:b/>
          <w:color w:val="000000"/>
        </w:rPr>
        <w:tab/>
      </w:r>
      <w:r>
        <w:rPr>
          <w:color w:val="000000"/>
        </w:rPr>
        <w:t xml:space="preserve">Gizli Bilgilerin ifşasını herhangi bir Kanunun gerektirmesi;  </w:t>
      </w:r>
    </w:p>
    <w:p w14:paraId="65F4E517" w14:textId="77777777" w:rsidR="00392FDA" w:rsidRDefault="00000000">
      <w:pPr>
        <w:widowControl w:val="0"/>
        <w:pBdr>
          <w:top w:val="nil"/>
          <w:left w:val="nil"/>
          <w:bottom w:val="nil"/>
          <w:right w:val="nil"/>
          <w:between w:val="nil"/>
        </w:pBdr>
        <w:spacing w:before="236" w:line="262" w:lineRule="auto"/>
        <w:ind w:left="1448" w:right="-3" w:firstLine="10"/>
        <w:jc w:val="both"/>
        <w:rPr>
          <w:color w:val="000000"/>
        </w:rPr>
      </w:pPr>
      <w:r>
        <w:rPr>
          <w:color w:val="000000"/>
        </w:rPr>
        <w:t>(</w:t>
      </w:r>
      <w:proofErr w:type="gramStart"/>
      <w:r>
        <w:rPr>
          <w:color w:val="000000"/>
        </w:rPr>
        <w:t>a</w:t>
      </w:r>
      <w:proofErr w:type="gramEnd"/>
      <w:r>
        <w:rPr>
          <w:color w:val="000000"/>
        </w:rPr>
        <w:t xml:space="preserve">)Gizli Bilgilerin ifşasının herhangi bir düzenleyici makam ya da devlet </w:t>
      </w:r>
      <w:proofErr w:type="gramStart"/>
      <w:r>
        <w:rPr>
          <w:color w:val="000000"/>
        </w:rPr>
        <w:t>makamı  veya</w:t>
      </w:r>
      <w:proofErr w:type="gramEnd"/>
      <w:r>
        <w:rPr>
          <w:color w:val="000000"/>
        </w:rPr>
        <w:t xml:space="preserve"> Taraflardan herhangi birinin tabi bulunduğu yetkilere sahip herhangi </w:t>
      </w:r>
      <w:proofErr w:type="gramStart"/>
      <w:r>
        <w:rPr>
          <w:color w:val="000000"/>
        </w:rPr>
        <w:t>bir  başka</w:t>
      </w:r>
      <w:proofErr w:type="gramEnd"/>
      <w:r>
        <w:rPr>
          <w:color w:val="000000"/>
        </w:rPr>
        <w:t xml:space="preserve"> makam (ilgili kambiyo veya menkul kıymetler borsaları dahil) </w:t>
      </w:r>
      <w:proofErr w:type="gramStart"/>
      <w:r>
        <w:rPr>
          <w:color w:val="000000"/>
        </w:rPr>
        <w:t>tarafından  talep</w:t>
      </w:r>
      <w:proofErr w:type="gramEnd"/>
      <w:r>
        <w:rPr>
          <w:color w:val="000000"/>
        </w:rPr>
        <w:t xml:space="preserve"> edilmesi;  </w:t>
      </w:r>
    </w:p>
    <w:p w14:paraId="7F05A128" w14:textId="77777777" w:rsidR="00392FDA" w:rsidRDefault="00000000">
      <w:pPr>
        <w:widowControl w:val="0"/>
        <w:pBdr>
          <w:top w:val="nil"/>
          <w:left w:val="nil"/>
          <w:bottom w:val="nil"/>
          <w:right w:val="nil"/>
          <w:between w:val="nil"/>
        </w:pBdr>
        <w:spacing w:before="216" w:line="260" w:lineRule="auto"/>
        <w:ind w:left="1459" w:hanging="1"/>
      </w:pPr>
      <w:r>
        <w:rPr>
          <w:color w:val="000000"/>
        </w:rPr>
        <w:t xml:space="preserve">(b) Gizli Bilgilerin zaten kamunun malumu olması veya kamunun </w:t>
      </w:r>
      <w:proofErr w:type="gramStart"/>
      <w:r>
        <w:rPr>
          <w:color w:val="000000"/>
        </w:rPr>
        <w:t>malumu  haline</w:t>
      </w:r>
      <w:proofErr w:type="gramEnd"/>
      <w:r>
        <w:rPr>
          <w:color w:val="000000"/>
        </w:rPr>
        <w:t xml:space="preserve"> gelmesi (işbu Sözleşmenin ihlali söz konusu olmaksızın); </w:t>
      </w:r>
    </w:p>
    <w:p w14:paraId="16047AC3" w14:textId="77777777" w:rsidR="00392FDA" w:rsidRDefault="00392FDA">
      <w:pPr>
        <w:widowControl w:val="0"/>
        <w:pBdr>
          <w:top w:val="nil"/>
          <w:left w:val="nil"/>
          <w:bottom w:val="nil"/>
          <w:right w:val="nil"/>
          <w:between w:val="nil"/>
        </w:pBdr>
        <w:spacing w:before="216" w:line="260" w:lineRule="auto"/>
        <w:ind w:left="1459" w:hanging="1"/>
      </w:pPr>
    </w:p>
    <w:p w14:paraId="44E64ECD" w14:textId="77777777" w:rsidR="00392FDA" w:rsidRDefault="00000000">
      <w:pPr>
        <w:widowControl w:val="0"/>
        <w:pBdr>
          <w:top w:val="nil"/>
          <w:left w:val="nil"/>
          <w:bottom w:val="nil"/>
          <w:right w:val="nil"/>
          <w:between w:val="nil"/>
        </w:pBdr>
        <w:spacing w:line="265" w:lineRule="auto"/>
        <w:ind w:left="1453" w:right="-2" w:hanging="7"/>
        <w:rPr>
          <w:color w:val="000000"/>
        </w:rPr>
      </w:pPr>
      <w:r>
        <w:rPr>
          <w:color w:val="000000"/>
        </w:rPr>
        <w:t xml:space="preserve">© Gizli Bilgilerin, diğer Tarafın ifşası söz konusu olmaksızın, zaten </w:t>
      </w:r>
      <w:proofErr w:type="gramStart"/>
      <w:r>
        <w:rPr>
          <w:color w:val="000000"/>
        </w:rPr>
        <w:t>hukuken  alan</w:t>
      </w:r>
      <w:proofErr w:type="gramEnd"/>
      <w:r>
        <w:rPr>
          <w:color w:val="000000"/>
        </w:rPr>
        <w:t xml:space="preserve"> Tarafın mülkiyetinde bulunması;  </w:t>
      </w:r>
    </w:p>
    <w:p w14:paraId="5269DEA5" w14:textId="77777777" w:rsidR="00392FDA" w:rsidRDefault="00000000">
      <w:pPr>
        <w:widowControl w:val="0"/>
        <w:pBdr>
          <w:top w:val="nil"/>
          <w:left w:val="nil"/>
          <w:bottom w:val="nil"/>
          <w:right w:val="nil"/>
          <w:between w:val="nil"/>
        </w:pBdr>
        <w:spacing w:before="208" w:line="260" w:lineRule="auto"/>
        <w:ind w:left="1452" w:firstLine="6"/>
        <w:rPr>
          <w:color w:val="000000"/>
        </w:rPr>
      </w:pPr>
      <w:r>
        <w:rPr>
          <w:color w:val="000000"/>
        </w:rPr>
        <w:t xml:space="preserve">(d) Gizli Bilgilerin, alan Tarafça daha sonradan meşru şekilde, herhangi </w:t>
      </w:r>
      <w:proofErr w:type="gramStart"/>
      <w:r>
        <w:rPr>
          <w:color w:val="000000"/>
        </w:rPr>
        <w:t>bir  gizlilik</w:t>
      </w:r>
      <w:proofErr w:type="gramEnd"/>
      <w:r>
        <w:rPr>
          <w:color w:val="000000"/>
        </w:rPr>
        <w:t xml:space="preserve"> yükümlülüğü bulunmayan herhangi bir üçüncü taraftan edinilmesi ya da;  </w:t>
      </w:r>
    </w:p>
    <w:p w14:paraId="428F476B" w14:textId="77777777" w:rsidR="00392FDA" w:rsidRDefault="00000000">
      <w:pPr>
        <w:widowControl w:val="0"/>
        <w:pBdr>
          <w:top w:val="nil"/>
          <w:left w:val="nil"/>
          <w:bottom w:val="nil"/>
          <w:right w:val="nil"/>
          <w:between w:val="nil"/>
        </w:pBdr>
        <w:spacing w:before="217" w:line="260" w:lineRule="auto"/>
        <w:ind w:left="1459" w:right="-2"/>
        <w:rPr>
          <w:color w:val="000000"/>
        </w:rPr>
      </w:pPr>
      <w:r>
        <w:rPr>
          <w:color w:val="000000"/>
        </w:rPr>
        <w:t xml:space="preserve">(e) Gizli Bilgilerin, Gizli Bilgilere erişimi olmayan herhangi bir kişi </w:t>
      </w:r>
      <w:proofErr w:type="gramStart"/>
      <w:r>
        <w:rPr>
          <w:color w:val="000000"/>
        </w:rPr>
        <w:t>tarafından  bağımsız</w:t>
      </w:r>
      <w:proofErr w:type="gramEnd"/>
      <w:r>
        <w:rPr>
          <w:color w:val="000000"/>
        </w:rPr>
        <w:t xml:space="preserve"> bir biçimde geliştirilmesi.  </w:t>
      </w:r>
    </w:p>
    <w:p w14:paraId="0DB3A7CB" w14:textId="7AA4CAF9" w:rsidR="00392FDA" w:rsidRDefault="00000000">
      <w:pPr>
        <w:widowControl w:val="0"/>
        <w:pBdr>
          <w:top w:val="nil"/>
          <w:left w:val="nil"/>
          <w:bottom w:val="nil"/>
          <w:right w:val="nil"/>
          <w:between w:val="nil"/>
        </w:pBdr>
        <w:spacing w:before="217" w:line="262" w:lineRule="auto"/>
        <w:ind w:left="1448" w:right="-3" w:hanging="721"/>
        <w:jc w:val="both"/>
        <w:rPr>
          <w:color w:val="000000"/>
        </w:rPr>
      </w:pPr>
      <w:r>
        <w:rPr>
          <w:b/>
          <w:color w:val="000000"/>
        </w:rPr>
        <w:t xml:space="preserve">8.3. </w:t>
      </w:r>
      <w:r w:rsidR="001B7EF1">
        <w:rPr>
          <w:b/>
          <w:color w:val="000000"/>
        </w:rPr>
        <w:tab/>
      </w:r>
      <w:r>
        <w:rPr>
          <w:color w:val="000000"/>
        </w:rPr>
        <w:t xml:space="preserve">İşbu Sözleşmenin herhangi bir hükmünün (ödeme yükümlülükleri veya </w:t>
      </w:r>
      <w:proofErr w:type="gramStart"/>
      <w:r>
        <w:rPr>
          <w:color w:val="000000"/>
        </w:rPr>
        <w:t>ödeme  alma</w:t>
      </w:r>
      <w:proofErr w:type="gramEnd"/>
      <w:r>
        <w:rPr>
          <w:color w:val="000000"/>
        </w:rPr>
        <w:t xml:space="preserve"> hakları ile ilgili olanlar hariç) herhangi bir yargı makamı ya da bir </w:t>
      </w:r>
      <w:proofErr w:type="gramStart"/>
      <w:r>
        <w:rPr>
          <w:color w:val="000000"/>
        </w:rPr>
        <w:t>diğer  yetkili</w:t>
      </w:r>
      <w:proofErr w:type="gramEnd"/>
      <w:r>
        <w:rPr>
          <w:color w:val="000000"/>
        </w:rPr>
        <w:t xml:space="preserve"> makam tarafından geçersiz ya da uygulanamaz olduğuna karar </w:t>
      </w:r>
      <w:proofErr w:type="gramStart"/>
      <w:r>
        <w:rPr>
          <w:color w:val="000000"/>
        </w:rPr>
        <w:t>verilmesi  halinde</w:t>
      </w:r>
      <w:proofErr w:type="gramEnd"/>
      <w:r>
        <w:rPr>
          <w:color w:val="000000"/>
        </w:rPr>
        <w:t xml:space="preserve">, işbu Sözleşmenin diğer tüm hükümleri tam yürürlükte kalmaya </w:t>
      </w:r>
      <w:proofErr w:type="gramStart"/>
      <w:r>
        <w:rPr>
          <w:color w:val="000000"/>
        </w:rPr>
        <w:t>devam  edecek</w:t>
      </w:r>
      <w:proofErr w:type="gramEnd"/>
      <w:r>
        <w:rPr>
          <w:color w:val="000000"/>
        </w:rPr>
        <w:t xml:space="preserve"> ve bu durumdan hiçbir şekilde olumsuz yönde etkilenmeyecektir.  </w:t>
      </w:r>
    </w:p>
    <w:p w14:paraId="4038DB02" w14:textId="0A262EBA" w:rsidR="00392FDA" w:rsidRDefault="00000000">
      <w:pPr>
        <w:widowControl w:val="0"/>
        <w:pBdr>
          <w:top w:val="nil"/>
          <w:left w:val="nil"/>
          <w:bottom w:val="nil"/>
          <w:right w:val="nil"/>
          <w:between w:val="nil"/>
        </w:pBdr>
        <w:spacing w:before="210" w:line="263" w:lineRule="auto"/>
        <w:ind w:left="1448" w:right="-3" w:hanging="721"/>
        <w:jc w:val="both"/>
        <w:rPr>
          <w:color w:val="000000"/>
        </w:rPr>
      </w:pPr>
      <w:r>
        <w:rPr>
          <w:b/>
          <w:color w:val="000000"/>
        </w:rPr>
        <w:t xml:space="preserve">8.4. </w:t>
      </w:r>
      <w:r w:rsidR="001B7EF1">
        <w:rPr>
          <w:b/>
          <w:color w:val="000000"/>
        </w:rPr>
        <w:tab/>
      </w:r>
      <w:r>
        <w:rPr>
          <w:color w:val="000000"/>
        </w:rPr>
        <w:t xml:space="preserve">İşbu Sözleşmenin herhangi bir hükmünün geçersiz ya da </w:t>
      </w:r>
      <w:proofErr w:type="gramStart"/>
      <w:r>
        <w:rPr>
          <w:color w:val="000000"/>
        </w:rPr>
        <w:t>uygulanamaz  olduğuna</w:t>
      </w:r>
      <w:proofErr w:type="gramEnd"/>
      <w:r>
        <w:rPr>
          <w:color w:val="000000"/>
        </w:rPr>
        <w:t xml:space="preserve"> ancak, söz konusu hükmün belli bir kısmının çıkartılması ya </w:t>
      </w:r>
      <w:proofErr w:type="gramStart"/>
      <w:r>
        <w:rPr>
          <w:color w:val="000000"/>
        </w:rPr>
        <w:t>da  yükümlülük</w:t>
      </w:r>
      <w:proofErr w:type="gramEnd"/>
      <w:r>
        <w:rPr>
          <w:color w:val="000000"/>
        </w:rPr>
        <w:t xml:space="preserve"> dönemine ait sürenin kısaltılması veya hükümde yer alan </w:t>
      </w:r>
      <w:proofErr w:type="gramStart"/>
      <w:r>
        <w:rPr>
          <w:color w:val="000000"/>
        </w:rPr>
        <w:t>faaliyet  ya</w:t>
      </w:r>
      <w:proofErr w:type="gramEnd"/>
      <w:r>
        <w:rPr>
          <w:color w:val="000000"/>
        </w:rPr>
        <w:t xml:space="preserve"> da alanın kapsamının azaltılması halinde, geçerli ya da </w:t>
      </w:r>
      <w:proofErr w:type="gramStart"/>
      <w:r>
        <w:rPr>
          <w:color w:val="000000"/>
        </w:rPr>
        <w:t>uygulanabilir  olacağına</w:t>
      </w:r>
      <w:proofErr w:type="gramEnd"/>
      <w:r>
        <w:rPr>
          <w:color w:val="000000"/>
        </w:rPr>
        <w:t xml:space="preserve"> karar verilmesi durumunda, söz konusu hüküm, geçerli </w:t>
      </w:r>
      <w:proofErr w:type="gramStart"/>
      <w:r>
        <w:rPr>
          <w:color w:val="000000"/>
        </w:rPr>
        <w:t>ve  uygulanabilir</w:t>
      </w:r>
      <w:proofErr w:type="gramEnd"/>
      <w:r>
        <w:rPr>
          <w:color w:val="000000"/>
        </w:rPr>
        <w:t xml:space="preserve"> olması için gereken asgari değişiklik yapılarak uygulanacaktır.  </w:t>
      </w:r>
    </w:p>
    <w:p w14:paraId="6036A169" w14:textId="77777777" w:rsidR="00392FDA" w:rsidRDefault="00000000">
      <w:pPr>
        <w:widowControl w:val="0"/>
        <w:pBdr>
          <w:top w:val="nil"/>
          <w:left w:val="nil"/>
          <w:bottom w:val="nil"/>
          <w:right w:val="nil"/>
          <w:between w:val="nil"/>
        </w:pBdr>
        <w:spacing w:before="215" w:line="240" w:lineRule="auto"/>
        <w:ind w:left="111"/>
        <w:rPr>
          <w:b/>
          <w:color w:val="000000"/>
        </w:rPr>
      </w:pPr>
      <w:r>
        <w:rPr>
          <w:b/>
          <w:color w:val="000000"/>
        </w:rPr>
        <w:t xml:space="preserve">9. SÖZLEŞMENİN UZAMASI, SONA ERMESİ VE FESİH </w:t>
      </w:r>
    </w:p>
    <w:p w14:paraId="2ADB1023" w14:textId="46976EAA" w:rsidR="00392FDA" w:rsidRDefault="00000000">
      <w:pPr>
        <w:widowControl w:val="0"/>
        <w:pBdr>
          <w:top w:val="nil"/>
          <w:left w:val="nil"/>
          <w:bottom w:val="nil"/>
          <w:right w:val="nil"/>
          <w:between w:val="nil"/>
        </w:pBdr>
        <w:spacing w:before="231" w:line="263" w:lineRule="auto"/>
        <w:ind w:left="1448" w:right="-7" w:hanging="723"/>
        <w:jc w:val="both"/>
        <w:rPr>
          <w:color w:val="000000"/>
        </w:rPr>
      </w:pPr>
      <w:r>
        <w:rPr>
          <w:b/>
          <w:color w:val="000000"/>
        </w:rPr>
        <w:t xml:space="preserve">9.1. </w:t>
      </w:r>
      <w:r w:rsidR="001B7EF1">
        <w:rPr>
          <w:b/>
          <w:color w:val="000000"/>
        </w:rPr>
        <w:tab/>
      </w:r>
      <w:r>
        <w:rPr>
          <w:color w:val="000000"/>
        </w:rPr>
        <w:t xml:space="preserve">Taraflardan biri, bu Sözleşme ile belirlenen yükümlülüklerinden birini </w:t>
      </w:r>
      <w:proofErr w:type="gramStart"/>
      <w:r>
        <w:rPr>
          <w:color w:val="000000"/>
        </w:rPr>
        <w:t>yerine  getirmediği</w:t>
      </w:r>
      <w:proofErr w:type="gramEnd"/>
      <w:r>
        <w:rPr>
          <w:color w:val="000000"/>
        </w:rPr>
        <w:t xml:space="preserve"> takdirde diğer Taraf, karşı Tarafa yükümlülüklerin yerine </w:t>
      </w:r>
      <w:proofErr w:type="gramStart"/>
      <w:r>
        <w:rPr>
          <w:color w:val="000000"/>
        </w:rPr>
        <w:t>getirilmesi  yönünde</w:t>
      </w:r>
      <w:proofErr w:type="gramEnd"/>
      <w:r>
        <w:rPr>
          <w:color w:val="000000"/>
        </w:rPr>
        <w:t xml:space="preserve"> yazılı olarak istemde bulunur, buna rağmen karşı Taraf </w:t>
      </w:r>
      <w:proofErr w:type="gramStart"/>
      <w:r>
        <w:rPr>
          <w:color w:val="000000"/>
        </w:rPr>
        <w:t>verilecek  makul</w:t>
      </w:r>
      <w:proofErr w:type="gramEnd"/>
      <w:r>
        <w:rPr>
          <w:color w:val="000000"/>
        </w:rPr>
        <w:t xml:space="preserve"> süre içerisinde yükümlülüklerini yerine getirmezse, bildirimde </w:t>
      </w:r>
      <w:proofErr w:type="gramStart"/>
      <w:r>
        <w:rPr>
          <w:color w:val="000000"/>
        </w:rPr>
        <w:t>bulunan  Taraf</w:t>
      </w:r>
      <w:proofErr w:type="gramEnd"/>
      <w:r>
        <w:rPr>
          <w:color w:val="000000"/>
        </w:rPr>
        <w:t xml:space="preserve"> hiçbir bildirimde bulunmaksızın Sözleşmeyi tek taraflı olarak </w:t>
      </w:r>
      <w:proofErr w:type="gramStart"/>
      <w:r>
        <w:rPr>
          <w:color w:val="000000"/>
        </w:rPr>
        <w:t>feshetmek  yetkisine</w:t>
      </w:r>
      <w:proofErr w:type="gramEnd"/>
      <w:r>
        <w:rPr>
          <w:color w:val="000000"/>
        </w:rPr>
        <w:t xml:space="preserve"> sahiptir. Sözleşme’nin işbu hükme uygun olarak feshi halinde </w:t>
      </w:r>
      <w:proofErr w:type="gramStart"/>
      <w:r>
        <w:rPr>
          <w:color w:val="000000"/>
        </w:rPr>
        <w:t>feshe  neden</w:t>
      </w:r>
      <w:proofErr w:type="gramEnd"/>
      <w:r>
        <w:rPr>
          <w:color w:val="000000"/>
        </w:rPr>
        <w:t xml:space="preserve"> olan Taraf, fesheden Taraftan bu Sözleşme kapsamında muaccel </w:t>
      </w:r>
      <w:proofErr w:type="gramStart"/>
      <w:r>
        <w:rPr>
          <w:color w:val="000000"/>
        </w:rPr>
        <w:t>olan  alacakları</w:t>
      </w:r>
      <w:proofErr w:type="gramEnd"/>
      <w:r>
        <w:rPr>
          <w:color w:val="000000"/>
        </w:rPr>
        <w:t xml:space="preserve"> haricinde hiçbir hak ve alacak talebinde bulunmayacaktır.  </w:t>
      </w:r>
      <w:r>
        <w:rPr>
          <w:color w:val="000000"/>
        </w:rPr>
        <w:lastRenderedPageBreak/>
        <w:t xml:space="preserve">Sözleşmenin bu hüküm uyarınca feshi, şartlar oluştuğu takdirde </w:t>
      </w:r>
      <w:proofErr w:type="gramStart"/>
      <w:r>
        <w:rPr>
          <w:color w:val="000000"/>
        </w:rPr>
        <w:t>fesheden  Tarafın</w:t>
      </w:r>
      <w:proofErr w:type="gramEnd"/>
      <w:r>
        <w:rPr>
          <w:color w:val="000000"/>
        </w:rPr>
        <w:t xml:space="preserve"> Sözleşme’de hak kazanacağı cezai şart ödemesini talep etmesine </w:t>
      </w:r>
      <w:proofErr w:type="gramStart"/>
      <w:r>
        <w:rPr>
          <w:color w:val="000000"/>
        </w:rPr>
        <w:t>halel  getirmez</w:t>
      </w:r>
      <w:proofErr w:type="gramEnd"/>
      <w:r>
        <w:rPr>
          <w:color w:val="000000"/>
        </w:rPr>
        <w:t xml:space="preserve">. </w:t>
      </w:r>
    </w:p>
    <w:p w14:paraId="3106E422" w14:textId="4A1EA564" w:rsidR="00392FDA" w:rsidRDefault="00000000">
      <w:pPr>
        <w:widowControl w:val="0"/>
        <w:pBdr>
          <w:top w:val="nil"/>
          <w:left w:val="nil"/>
          <w:bottom w:val="nil"/>
          <w:right w:val="nil"/>
          <w:between w:val="nil"/>
        </w:pBdr>
        <w:spacing w:before="248" w:line="264" w:lineRule="auto"/>
        <w:ind w:left="1447" w:right="-7" w:hanging="721"/>
        <w:jc w:val="both"/>
        <w:rPr>
          <w:color w:val="000000"/>
        </w:rPr>
      </w:pPr>
      <w:r>
        <w:rPr>
          <w:b/>
          <w:color w:val="000000"/>
        </w:rPr>
        <w:t xml:space="preserve">9.2. </w:t>
      </w:r>
      <w:r w:rsidR="00173481">
        <w:rPr>
          <w:b/>
          <w:color w:val="000000"/>
        </w:rPr>
        <w:tab/>
      </w:r>
      <w:r>
        <w:rPr>
          <w:color w:val="000000"/>
        </w:rPr>
        <w:t xml:space="preserve">Taraflardan herhangi biri aşağıda sayılan nedenlerden birinin karşı </w:t>
      </w:r>
      <w:proofErr w:type="gramStart"/>
      <w:r>
        <w:rPr>
          <w:color w:val="000000"/>
        </w:rPr>
        <w:t>Taraf  nezdinde</w:t>
      </w:r>
      <w:proofErr w:type="gramEnd"/>
      <w:r>
        <w:rPr>
          <w:color w:val="000000"/>
        </w:rPr>
        <w:t xml:space="preserve"> varlığı halinde işbu Sözleşmeden doğan muaccel alacaklar </w:t>
      </w:r>
      <w:proofErr w:type="gramStart"/>
      <w:r>
        <w:rPr>
          <w:color w:val="000000"/>
        </w:rPr>
        <w:t>haricinde  hiçbir</w:t>
      </w:r>
      <w:proofErr w:type="gramEnd"/>
      <w:r>
        <w:rPr>
          <w:color w:val="000000"/>
        </w:rPr>
        <w:t xml:space="preserve"> bedel ödemeksizin, karşı Tarafa bildirimde bulunarak, uğradığı </w:t>
      </w:r>
      <w:proofErr w:type="gramStart"/>
      <w:r>
        <w:rPr>
          <w:color w:val="000000"/>
        </w:rPr>
        <w:t>zararın  tazminini</w:t>
      </w:r>
      <w:proofErr w:type="gramEnd"/>
      <w:r>
        <w:rPr>
          <w:color w:val="000000"/>
        </w:rPr>
        <w:t xml:space="preserve"> isteme hakkı saklı kalmak üzere tek taraflı olarak </w:t>
      </w:r>
      <w:proofErr w:type="gramStart"/>
      <w:r>
        <w:rPr>
          <w:color w:val="000000"/>
        </w:rPr>
        <w:t>Sözleşmeyi  feshedebilir</w:t>
      </w:r>
      <w:proofErr w:type="gramEnd"/>
      <w:r>
        <w:rPr>
          <w:color w:val="000000"/>
        </w:rPr>
        <w:t xml:space="preserve">; </w:t>
      </w:r>
    </w:p>
    <w:p w14:paraId="706AC8E3" w14:textId="77777777" w:rsidR="00392FDA" w:rsidRDefault="00000000" w:rsidP="00173481">
      <w:pPr>
        <w:widowControl w:val="0"/>
        <w:pBdr>
          <w:top w:val="nil"/>
          <w:left w:val="nil"/>
          <w:bottom w:val="nil"/>
          <w:right w:val="nil"/>
          <w:between w:val="nil"/>
        </w:pBdr>
        <w:spacing w:before="209" w:line="240" w:lineRule="auto"/>
        <w:ind w:left="957" w:firstLine="483"/>
        <w:rPr>
          <w:color w:val="000000"/>
        </w:rPr>
      </w:pPr>
      <w:r>
        <w:rPr>
          <w:color w:val="000000"/>
        </w:rPr>
        <w:t xml:space="preserve">(a) Ödeme aczine düşmesi halinde,  </w:t>
      </w:r>
    </w:p>
    <w:p w14:paraId="4BA992D1" w14:textId="77777777" w:rsidR="00392FDA" w:rsidRDefault="00000000" w:rsidP="00173481">
      <w:pPr>
        <w:widowControl w:val="0"/>
        <w:pBdr>
          <w:top w:val="nil"/>
          <w:left w:val="nil"/>
          <w:bottom w:val="nil"/>
          <w:right w:val="nil"/>
          <w:between w:val="nil"/>
        </w:pBdr>
        <w:spacing w:before="236" w:line="260" w:lineRule="auto"/>
        <w:ind w:left="1440" w:right="-6"/>
        <w:jc w:val="both"/>
        <w:rPr>
          <w:color w:val="000000"/>
        </w:rPr>
      </w:pPr>
      <w:r>
        <w:rPr>
          <w:color w:val="000000"/>
        </w:rPr>
        <w:t xml:space="preserve">(b) Bir hacze, geçici hacze, geçici tasarrufa veya açık arttırmaya veya vergiler </w:t>
      </w:r>
      <w:proofErr w:type="gramStart"/>
      <w:r>
        <w:rPr>
          <w:color w:val="000000"/>
        </w:rPr>
        <w:t>veya  resmi</w:t>
      </w:r>
      <w:proofErr w:type="gramEnd"/>
      <w:r>
        <w:rPr>
          <w:color w:val="000000"/>
        </w:rPr>
        <w:t xml:space="preserve"> ücretlerin ödenmemesi haline maruz kalması halinde; </w:t>
      </w:r>
    </w:p>
    <w:p w14:paraId="6018860A" w14:textId="7B544F23" w:rsidR="00173481" w:rsidRDefault="00000000" w:rsidP="00173481">
      <w:pPr>
        <w:widowControl w:val="0"/>
        <w:pBdr>
          <w:top w:val="nil"/>
          <w:left w:val="nil"/>
          <w:bottom w:val="nil"/>
          <w:right w:val="nil"/>
          <w:between w:val="nil"/>
        </w:pBdr>
        <w:spacing w:before="217" w:line="262" w:lineRule="auto"/>
        <w:ind w:left="1440" w:right="-1"/>
        <w:rPr>
          <w:color w:val="000000"/>
        </w:rPr>
      </w:pPr>
      <w:r>
        <w:rPr>
          <w:color w:val="000000"/>
        </w:rPr>
        <w:t xml:space="preserve">(c) İflas prosedürleri, konkordato, şirketin yeniden yapılandırılması veya bu </w:t>
      </w:r>
      <w:proofErr w:type="gramStart"/>
      <w:r>
        <w:rPr>
          <w:color w:val="000000"/>
        </w:rPr>
        <w:t>prosedüre  benzer</w:t>
      </w:r>
      <w:proofErr w:type="gramEnd"/>
      <w:r>
        <w:rPr>
          <w:color w:val="000000"/>
        </w:rPr>
        <w:t xml:space="preserve"> bir takibat için başvuruda bulunması veya bu başvurulara konu </w:t>
      </w:r>
      <w:proofErr w:type="gramStart"/>
      <w:r>
        <w:rPr>
          <w:color w:val="000000"/>
        </w:rPr>
        <w:t>olması  halinde</w:t>
      </w:r>
      <w:proofErr w:type="gramEnd"/>
      <w:r>
        <w:rPr>
          <w:color w:val="000000"/>
        </w:rPr>
        <w:t>;</w:t>
      </w:r>
    </w:p>
    <w:p w14:paraId="7B3496D2" w14:textId="77777777" w:rsidR="00173481" w:rsidRDefault="00173481" w:rsidP="00173481">
      <w:pPr>
        <w:widowControl w:val="0"/>
        <w:pBdr>
          <w:top w:val="nil"/>
          <w:left w:val="nil"/>
          <w:bottom w:val="nil"/>
          <w:right w:val="nil"/>
          <w:between w:val="nil"/>
        </w:pBdr>
        <w:spacing w:before="217" w:line="262" w:lineRule="auto"/>
        <w:ind w:left="1440" w:right="-1"/>
        <w:rPr>
          <w:color w:val="000000"/>
        </w:rPr>
      </w:pPr>
    </w:p>
    <w:p w14:paraId="1F08F0C5" w14:textId="77777777" w:rsidR="00392FDA" w:rsidRDefault="00000000" w:rsidP="00173481">
      <w:pPr>
        <w:widowControl w:val="0"/>
        <w:pBdr>
          <w:top w:val="nil"/>
          <w:left w:val="nil"/>
          <w:bottom w:val="nil"/>
          <w:right w:val="nil"/>
          <w:between w:val="nil"/>
        </w:pBdr>
        <w:spacing w:line="262" w:lineRule="auto"/>
        <w:ind w:left="1440" w:right="-4"/>
        <w:jc w:val="both"/>
        <w:rPr>
          <w:color w:val="000000"/>
        </w:rPr>
      </w:pPr>
      <w:r>
        <w:rPr>
          <w:color w:val="000000"/>
        </w:rPr>
        <w:t xml:space="preserve">(d) mallarında veya kredi durumunda önemli bir değişiklik olması ve işbu </w:t>
      </w:r>
      <w:proofErr w:type="gramStart"/>
      <w:r>
        <w:rPr>
          <w:color w:val="000000"/>
        </w:rPr>
        <w:t>Sözleşme  kapsamındaki</w:t>
      </w:r>
      <w:proofErr w:type="gramEnd"/>
      <w:r>
        <w:rPr>
          <w:color w:val="000000"/>
        </w:rPr>
        <w:t xml:space="preserve"> yükümlülüklerini yerine getirmesinin zor olacağının fesheden </w:t>
      </w:r>
      <w:proofErr w:type="gramStart"/>
      <w:r>
        <w:rPr>
          <w:color w:val="000000"/>
        </w:rPr>
        <w:t>Tarafça  anlaşılması</w:t>
      </w:r>
      <w:proofErr w:type="gramEnd"/>
      <w:r>
        <w:rPr>
          <w:color w:val="000000"/>
        </w:rPr>
        <w:t xml:space="preserve"> halinde  </w:t>
      </w:r>
    </w:p>
    <w:p w14:paraId="35097568" w14:textId="6ED05A21" w:rsidR="00392FDA" w:rsidRDefault="00000000" w:rsidP="00173481">
      <w:pPr>
        <w:widowControl w:val="0"/>
        <w:pBdr>
          <w:top w:val="nil"/>
          <w:left w:val="nil"/>
          <w:bottom w:val="nil"/>
          <w:right w:val="nil"/>
          <w:between w:val="nil"/>
        </w:pBdr>
        <w:spacing w:before="210" w:line="265" w:lineRule="auto"/>
        <w:ind w:left="1440" w:right="-1"/>
        <w:jc w:val="both"/>
        <w:rPr>
          <w:color w:val="000000"/>
        </w:rPr>
      </w:pPr>
      <w:r>
        <w:rPr>
          <w:color w:val="000000"/>
        </w:rPr>
        <w:t>(e) Politus</w:t>
      </w:r>
      <w:r w:rsidR="00173481">
        <w:rPr>
          <w:color w:val="000000"/>
        </w:rPr>
        <w:t xml:space="preserve"> ve Partner</w:t>
      </w:r>
      <w:r>
        <w:rPr>
          <w:color w:val="000000"/>
        </w:rPr>
        <w:t xml:space="preserve"> iflas ederse acze düşerse konkordato ilan ederse ve her ne sebeple </w:t>
      </w:r>
      <w:proofErr w:type="gramStart"/>
      <w:r>
        <w:rPr>
          <w:color w:val="000000"/>
        </w:rPr>
        <w:t>olursa  olsun</w:t>
      </w:r>
      <w:proofErr w:type="gramEnd"/>
      <w:r>
        <w:rPr>
          <w:color w:val="000000"/>
        </w:rPr>
        <w:t xml:space="preserve"> borcunu ifa edemeyecek vaziyete gelirse işbu sözleşmede kararlaştırılan </w:t>
      </w:r>
      <w:proofErr w:type="gramStart"/>
      <w:r>
        <w:rPr>
          <w:color w:val="000000"/>
        </w:rPr>
        <w:t>ifa  yükünden</w:t>
      </w:r>
      <w:proofErr w:type="gramEnd"/>
      <w:r>
        <w:rPr>
          <w:color w:val="000000"/>
        </w:rPr>
        <w:t xml:space="preserve"> kurtulur. </w:t>
      </w:r>
    </w:p>
    <w:p w14:paraId="46E9E754" w14:textId="26976980" w:rsidR="00392FDA" w:rsidRDefault="00000000">
      <w:pPr>
        <w:widowControl w:val="0"/>
        <w:pBdr>
          <w:top w:val="nil"/>
          <w:left w:val="nil"/>
          <w:bottom w:val="nil"/>
          <w:right w:val="nil"/>
          <w:between w:val="nil"/>
        </w:pBdr>
        <w:spacing w:before="208" w:line="263" w:lineRule="auto"/>
        <w:ind w:left="1449" w:right="-6" w:hanging="723"/>
        <w:jc w:val="both"/>
        <w:rPr>
          <w:color w:val="000000"/>
        </w:rPr>
      </w:pPr>
      <w:r>
        <w:rPr>
          <w:b/>
          <w:color w:val="000000"/>
        </w:rPr>
        <w:t xml:space="preserve">9.3. </w:t>
      </w:r>
      <w:r w:rsidR="00173481">
        <w:rPr>
          <w:b/>
          <w:color w:val="000000"/>
        </w:rPr>
        <w:tab/>
      </w:r>
      <w:r>
        <w:rPr>
          <w:color w:val="000000"/>
        </w:rPr>
        <w:t xml:space="preserve">İşbu Sözleşme Tarafların ortak yazılı irade uyuşmaları ile feshedilebilecektir.  Taraflar ayrıca, Etkilenen Tarafın Mücbir Sebep Olayının 150 günü </w:t>
      </w:r>
      <w:proofErr w:type="gramStart"/>
      <w:r>
        <w:rPr>
          <w:color w:val="000000"/>
        </w:rPr>
        <w:t>geçmesi  durumunda</w:t>
      </w:r>
      <w:proofErr w:type="gramEnd"/>
      <w:r>
        <w:rPr>
          <w:color w:val="000000"/>
        </w:rPr>
        <w:t xml:space="preserve"> işbu Sözleşmenin kendiliğinden sona ereceğini kabul, beyan </w:t>
      </w:r>
      <w:proofErr w:type="gramStart"/>
      <w:r>
        <w:rPr>
          <w:color w:val="000000"/>
        </w:rPr>
        <w:t>ve  taahhüt</w:t>
      </w:r>
      <w:proofErr w:type="gramEnd"/>
      <w:r>
        <w:rPr>
          <w:color w:val="000000"/>
        </w:rPr>
        <w:t xml:space="preserve"> eder. Sözleşmenin bu şekilde sona ermesi halinde </w:t>
      </w:r>
      <w:proofErr w:type="gramStart"/>
      <w:r>
        <w:rPr>
          <w:color w:val="000000"/>
        </w:rPr>
        <w:t>Taraflar  birbirlerinden</w:t>
      </w:r>
      <w:proofErr w:type="gramEnd"/>
      <w:r>
        <w:rPr>
          <w:color w:val="000000"/>
        </w:rPr>
        <w:t xml:space="preserve"> olan alacakları ve borçlarını mahsuplaşarak kalan </w:t>
      </w:r>
      <w:proofErr w:type="gramStart"/>
      <w:r>
        <w:rPr>
          <w:color w:val="000000"/>
        </w:rPr>
        <w:t>bakiye  ödemenin</w:t>
      </w:r>
      <w:proofErr w:type="gramEnd"/>
      <w:r>
        <w:rPr>
          <w:color w:val="000000"/>
        </w:rPr>
        <w:t xml:space="preserve"> alacaklı çıkan Tarafa yapılacağında mutabıktırlar. </w:t>
      </w:r>
    </w:p>
    <w:p w14:paraId="165C6579" w14:textId="2FE3B9F8" w:rsidR="00392FDA" w:rsidRDefault="00000000">
      <w:pPr>
        <w:widowControl w:val="0"/>
        <w:pBdr>
          <w:top w:val="nil"/>
          <w:left w:val="nil"/>
          <w:bottom w:val="nil"/>
          <w:right w:val="nil"/>
          <w:between w:val="nil"/>
        </w:pBdr>
        <w:spacing w:before="210" w:line="263" w:lineRule="auto"/>
        <w:ind w:left="1448" w:right="-7" w:hanging="723"/>
        <w:jc w:val="both"/>
        <w:rPr>
          <w:color w:val="000000"/>
        </w:rPr>
      </w:pPr>
      <w:r>
        <w:rPr>
          <w:b/>
          <w:color w:val="000000"/>
        </w:rPr>
        <w:t xml:space="preserve">9.4. </w:t>
      </w:r>
      <w:r w:rsidR="00173481">
        <w:rPr>
          <w:b/>
          <w:color w:val="000000"/>
        </w:rPr>
        <w:tab/>
      </w:r>
      <w:r>
        <w:rPr>
          <w:color w:val="000000"/>
        </w:rPr>
        <w:t xml:space="preserve">Taraflarca mutabık kalınan </w:t>
      </w:r>
      <w:proofErr w:type="gramStart"/>
      <w:r>
        <w:rPr>
          <w:color w:val="000000"/>
        </w:rPr>
        <w:t>işbirliği</w:t>
      </w:r>
      <w:proofErr w:type="gramEnd"/>
      <w:r>
        <w:rPr>
          <w:color w:val="000000"/>
        </w:rPr>
        <w:t xml:space="preserve"> sürecini gösterir işbu Sözleşme süresi 1 (</w:t>
      </w:r>
      <w:proofErr w:type="gramStart"/>
      <w:r>
        <w:rPr>
          <w:color w:val="000000"/>
        </w:rPr>
        <w:t>bir)  yıldır</w:t>
      </w:r>
      <w:proofErr w:type="gramEnd"/>
      <w:r>
        <w:rPr>
          <w:color w:val="000000"/>
        </w:rPr>
        <w:t xml:space="preserve">. Sözleşme’nin bitimine en az 30 gün kala Taraflardan biri </w:t>
      </w:r>
      <w:proofErr w:type="gramStart"/>
      <w:r>
        <w:rPr>
          <w:color w:val="000000"/>
        </w:rPr>
        <w:t xml:space="preserve">Sözleşme’yi  </w:t>
      </w:r>
      <w:r>
        <w:t>sonlandırmak</w:t>
      </w:r>
      <w:proofErr w:type="gramEnd"/>
      <w:r>
        <w:rPr>
          <w:color w:val="000000"/>
        </w:rPr>
        <w:t xml:space="preserve"> için Diğer Taraf’a yazılı bildirimde bulunacaktır. İşbu sürede </w:t>
      </w:r>
      <w:proofErr w:type="gramStart"/>
      <w:r>
        <w:rPr>
          <w:color w:val="000000"/>
        </w:rPr>
        <w:t xml:space="preserve">bildirimde  </w:t>
      </w:r>
      <w:r>
        <w:t>bulunulmadığı</w:t>
      </w:r>
      <w:proofErr w:type="gramEnd"/>
      <w:r>
        <w:rPr>
          <w:color w:val="000000"/>
        </w:rPr>
        <w:t xml:space="preserve"> takdirde Sözleşme aynı koşullarla yenilenmiş sayılacaktır. </w:t>
      </w:r>
    </w:p>
    <w:p w14:paraId="71AD9245" w14:textId="4E9433E3" w:rsidR="00392FDA" w:rsidRDefault="00000000">
      <w:pPr>
        <w:widowControl w:val="0"/>
        <w:pBdr>
          <w:top w:val="nil"/>
          <w:left w:val="nil"/>
          <w:bottom w:val="nil"/>
          <w:right w:val="nil"/>
          <w:between w:val="nil"/>
        </w:pBdr>
        <w:spacing w:before="215" w:line="262" w:lineRule="auto"/>
        <w:ind w:left="1448" w:right="-6" w:hanging="722"/>
        <w:jc w:val="both"/>
        <w:rPr>
          <w:color w:val="000000"/>
        </w:rPr>
      </w:pPr>
      <w:r>
        <w:rPr>
          <w:b/>
          <w:color w:val="000000"/>
        </w:rPr>
        <w:t xml:space="preserve">9.5. </w:t>
      </w:r>
      <w:r w:rsidR="00173481">
        <w:rPr>
          <w:b/>
          <w:color w:val="000000"/>
        </w:rPr>
        <w:tab/>
      </w:r>
      <w:r>
        <w:rPr>
          <w:color w:val="000000"/>
        </w:rPr>
        <w:t xml:space="preserve">Taraflardan biri, işbu </w:t>
      </w:r>
      <w:proofErr w:type="spellStart"/>
      <w:r>
        <w:rPr>
          <w:color w:val="000000"/>
        </w:rPr>
        <w:t>Sözleşme’de</w:t>
      </w:r>
      <w:proofErr w:type="spellEnd"/>
      <w:r>
        <w:rPr>
          <w:color w:val="000000"/>
        </w:rPr>
        <w:t xml:space="preserve"> belirtilmiş olan yükümlülüklerinden </w:t>
      </w:r>
      <w:proofErr w:type="gramStart"/>
      <w:r>
        <w:rPr>
          <w:color w:val="000000"/>
        </w:rPr>
        <w:t>herhangi  birini</w:t>
      </w:r>
      <w:proofErr w:type="gramEnd"/>
      <w:r>
        <w:rPr>
          <w:color w:val="000000"/>
        </w:rPr>
        <w:t xml:space="preserve"> yerine getirmediği takdirde diğer Taraf bu durumu yazılı olarak </w:t>
      </w:r>
      <w:proofErr w:type="gramStart"/>
      <w:r>
        <w:rPr>
          <w:color w:val="000000"/>
        </w:rPr>
        <w:t>bildirecek  ve</w:t>
      </w:r>
      <w:proofErr w:type="gramEnd"/>
      <w:r>
        <w:rPr>
          <w:color w:val="000000"/>
        </w:rPr>
        <w:t xml:space="preserve"> durumun </w:t>
      </w:r>
      <w:r w:rsidR="00173481">
        <w:rPr>
          <w:color w:val="000000"/>
        </w:rPr>
        <w:t>15</w:t>
      </w:r>
      <w:r>
        <w:rPr>
          <w:color w:val="000000"/>
        </w:rPr>
        <w:t xml:space="preserve"> (</w:t>
      </w:r>
      <w:proofErr w:type="spellStart"/>
      <w:r w:rsidR="00173481">
        <w:rPr>
          <w:color w:val="000000"/>
        </w:rPr>
        <w:t>onbeş</w:t>
      </w:r>
      <w:proofErr w:type="spellEnd"/>
      <w:r>
        <w:rPr>
          <w:color w:val="000000"/>
        </w:rPr>
        <w:t xml:space="preserve">) gün içinde düzeltilmesini isteyecektir. Bildirime </w:t>
      </w:r>
      <w:proofErr w:type="gramStart"/>
      <w:r>
        <w:rPr>
          <w:color w:val="000000"/>
        </w:rPr>
        <w:t>rağmen  Taraflar’dan</w:t>
      </w:r>
      <w:proofErr w:type="gramEnd"/>
      <w:r>
        <w:rPr>
          <w:color w:val="000000"/>
        </w:rPr>
        <w:t xml:space="preserve"> birinin sorumluluklarını yerine getirmemesi halinde diğer </w:t>
      </w:r>
      <w:proofErr w:type="gramStart"/>
      <w:r>
        <w:rPr>
          <w:color w:val="000000"/>
        </w:rPr>
        <w:t>Taraf  işbu</w:t>
      </w:r>
      <w:proofErr w:type="gramEnd"/>
      <w:r>
        <w:rPr>
          <w:color w:val="000000"/>
        </w:rPr>
        <w:t xml:space="preserve"> Sözleşme’yi derhal feshetme ve zararlarının tazmin edilmesini talep </w:t>
      </w:r>
      <w:proofErr w:type="gramStart"/>
      <w:r>
        <w:rPr>
          <w:color w:val="000000"/>
        </w:rPr>
        <w:t>etme  hakkına</w:t>
      </w:r>
      <w:proofErr w:type="gramEnd"/>
      <w:r>
        <w:rPr>
          <w:color w:val="000000"/>
        </w:rPr>
        <w:t xml:space="preserve"> sahip olacaktır. İşbu Sözleşme bu hüküm sebebiyle sona </w:t>
      </w:r>
      <w:proofErr w:type="gramStart"/>
      <w:r>
        <w:rPr>
          <w:color w:val="000000"/>
        </w:rPr>
        <w:t>erdiği  takdirde</w:t>
      </w:r>
      <w:proofErr w:type="gramEnd"/>
      <w:r>
        <w:rPr>
          <w:color w:val="000000"/>
        </w:rPr>
        <w:t xml:space="preserve"> fesih bildirimi 30 gün sonra hüküm ve sonuçlarını doğuracaktır. </w:t>
      </w:r>
    </w:p>
    <w:p w14:paraId="2AD14D90" w14:textId="77777777" w:rsidR="00392FDA" w:rsidRDefault="00000000">
      <w:pPr>
        <w:widowControl w:val="0"/>
        <w:pBdr>
          <w:top w:val="nil"/>
          <w:left w:val="nil"/>
          <w:bottom w:val="nil"/>
          <w:right w:val="nil"/>
          <w:between w:val="nil"/>
        </w:pBdr>
        <w:spacing w:before="215" w:line="240" w:lineRule="auto"/>
        <w:rPr>
          <w:b/>
          <w:color w:val="000000"/>
        </w:rPr>
      </w:pPr>
      <w:r>
        <w:rPr>
          <w:b/>
          <w:color w:val="000000"/>
        </w:rPr>
        <w:t xml:space="preserve">10. YETKİLİ MAHKEME VE UYGULANACAK HUKUK </w:t>
      </w:r>
    </w:p>
    <w:p w14:paraId="3A9967C0" w14:textId="77777777" w:rsidR="00392FDA" w:rsidRDefault="00000000">
      <w:pPr>
        <w:widowControl w:val="0"/>
        <w:pBdr>
          <w:top w:val="nil"/>
          <w:left w:val="nil"/>
          <w:bottom w:val="nil"/>
          <w:right w:val="nil"/>
          <w:between w:val="nil"/>
        </w:pBdr>
        <w:spacing w:before="231" w:line="260" w:lineRule="auto"/>
        <w:ind w:left="24" w:right="-7" w:hanging="2"/>
        <w:rPr>
          <w:color w:val="000000"/>
        </w:rPr>
      </w:pPr>
      <w:r>
        <w:rPr>
          <w:color w:val="000000"/>
        </w:rPr>
        <w:t xml:space="preserve">Bu Sözleşme ile ilgili her türlü hukuki anlaşmazlıkta münhasıran Türk Hukuku uygulanır </w:t>
      </w:r>
      <w:proofErr w:type="gramStart"/>
      <w:r>
        <w:rPr>
          <w:color w:val="000000"/>
        </w:rPr>
        <w:t>ve  İstanbul</w:t>
      </w:r>
      <w:proofErr w:type="gramEnd"/>
      <w:r>
        <w:rPr>
          <w:color w:val="000000"/>
        </w:rPr>
        <w:t xml:space="preserve"> (Çağlayan) Mahkemeleri ve İcra Müdürlükleri münhasıran yetkilidir. </w:t>
      </w:r>
    </w:p>
    <w:p w14:paraId="2A2E13CF" w14:textId="77777777" w:rsidR="00392FDA" w:rsidRDefault="00000000">
      <w:pPr>
        <w:widowControl w:val="0"/>
        <w:pBdr>
          <w:top w:val="nil"/>
          <w:left w:val="nil"/>
          <w:bottom w:val="nil"/>
          <w:right w:val="nil"/>
          <w:between w:val="nil"/>
        </w:pBdr>
        <w:spacing w:before="217" w:line="240" w:lineRule="auto"/>
        <w:rPr>
          <w:b/>
          <w:color w:val="000000"/>
        </w:rPr>
      </w:pPr>
      <w:r>
        <w:rPr>
          <w:b/>
          <w:color w:val="000000"/>
        </w:rPr>
        <w:lastRenderedPageBreak/>
        <w:t xml:space="preserve">11. YÜRÜRLÜK </w:t>
      </w:r>
    </w:p>
    <w:p w14:paraId="44BAA49F" w14:textId="77777777" w:rsidR="00392FDA" w:rsidRDefault="00000000">
      <w:pPr>
        <w:widowControl w:val="0"/>
        <w:pBdr>
          <w:top w:val="nil"/>
          <w:left w:val="nil"/>
          <w:bottom w:val="nil"/>
          <w:right w:val="nil"/>
          <w:between w:val="nil"/>
        </w:pBdr>
        <w:spacing w:before="231" w:line="265" w:lineRule="auto"/>
        <w:ind w:left="9" w:right="-2" w:firstLine="12"/>
        <w:rPr>
          <w:color w:val="000000"/>
        </w:rPr>
      </w:pPr>
      <w:r>
        <w:rPr>
          <w:color w:val="000000"/>
        </w:rPr>
        <w:t>Bu Sözleşme 11 maddeden ibaret olup</w:t>
      </w:r>
      <w:r>
        <w:t xml:space="preserve">, EK-1, Partnerlik Sözleşmesi’nin ayrılmaz bir parçasıdır, Taraflarca imzalandığı tarih itibarıyla yürürlüğe girer. </w:t>
      </w:r>
      <w:r>
        <w:rPr>
          <w:color w:val="000000"/>
        </w:rPr>
        <w:t>Sözleşme 2 (iki) nüsha olarak</w:t>
      </w:r>
      <w:proofErr w:type="gramStart"/>
      <w:r>
        <w:rPr>
          <w:color w:val="000000"/>
        </w:rPr>
        <w:t xml:space="preserve"> </w:t>
      </w:r>
      <w:r>
        <w:rPr>
          <w:b/>
          <w:color w:val="000000"/>
        </w:rPr>
        <w:t>….</w:t>
      </w:r>
      <w:proofErr w:type="gramEnd"/>
      <w:r>
        <w:rPr>
          <w:b/>
          <w:color w:val="000000"/>
        </w:rPr>
        <w:t>.</w:t>
      </w:r>
      <w:proofErr w:type="gramStart"/>
      <w:r>
        <w:rPr>
          <w:b/>
          <w:color w:val="000000"/>
        </w:rPr>
        <w:t>/….</w:t>
      </w:r>
      <w:proofErr w:type="gramEnd"/>
      <w:r>
        <w:rPr>
          <w:b/>
          <w:color w:val="000000"/>
        </w:rPr>
        <w:t xml:space="preserve">/…. </w:t>
      </w:r>
      <w:proofErr w:type="gramStart"/>
      <w:r>
        <w:rPr>
          <w:color w:val="000000"/>
        </w:rPr>
        <w:t>tarihinde  tanzim</w:t>
      </w:r>
      <w:proofErr w:type="gramEnd"/>
      <w:r>
        <w:rPr>
          <w:color w:val="000000"/>
        </w:rPr>
        <w:t xml:space="preserve"> edilerek Taraflarca imzalanmıştır. </w:t>
      </w:r>
    </w:p>
    <w:p w14:paraId="474A38FC" w14:textId="77777777" w:rsidR="00392FDA" w:rsidRDefault="00392FDA">
      <w:pPr>
        <w:widowControl w:val="0"/>
        <w:pBdr>
          <w:top w:val="nil"/>
          <w:left w:val="nil"/>
          <w:bottom w:val="nil"/>
          <w:right w:val="nil"/>
          <w:between w:val="nil"/>
        </w:pBdr>
        <w:spacing w:before="231" w:line="265" w:lineRule="auto"/>
        <w:ind w:left="9" w:right="-2" w:firstLine="12"/>
      </w:pPr>
    </w:p>
    <w:p w14:paraId="0578F17E" w14:textId="77777777" w:rsidR="00392FDA" w:rsidRDefault="00392FDA">
      <w:pPr>
        <w:spacing w:before="240" w:after="240"/>
        <w:rPr>
          <w:rFonts w:ascii="Times New Roman" w:eastAsia="Times New Roman" w:hAnsi="Times New Roman" w:cs="Times New Roman"/>
          <w:sz w:val="24"/>
          <w:szCs w:val="24"/>
        </w:rPr>
      </w:pPr>
    </w:p>
    <w:tbl>
      <w:tblPr>
        <w:tblStyle w:val="a"/>
        <w:tblW w:w="8630"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33"/>
        <w:gridCol w:w="4297"/>
      </w:tblGrid>
      <w:tr w:rsidR="00392FDA" w14:paraId="24E27BF5" w14:textId="77777777">
        <w:tc>
          <w:tcPr>
            <w:tcW w:w="4333" w:type="dxa"/>
          </w:tcPr>
          <w:p w14:paraId="0BD52F5D" w14:textId="77777777" w:rsidR="00392FDA" w:rsidRDefault="00000000">
            <w:pPr>
              <w:spacing w:line="360" w:lineRule="auto"/>
              <w:ind w:left="567" w:right="-26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Politus Yazılım Anonim Şirketi</w:t>
            </w:r>
          </w:p>
          <w:p w14:paraId="0C86CC4B" w14:textId="77777777" w:rsidR="00392FDA" w:rsidRDefault="00000000">
            <w:pPr>
              <w:spacing w:line="360" w:lineRule="auto"/>
              <w:ind w:left="567" w:right="-26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(Politus)</w:t>
            </w:r>
          </w:p>
          <w:p w14:paraId="2A5813FE" w14:textId="77777777" w:rsidR="00392FDA" w:rsidRDefault="00392FDA">
            <w:pPr>
              <w:spacing w:line="360" w:lineRule="auto"/>
              <w:rPr>
                <w:rFonts w:ascii="Times New Roman" w:eastAsia="Times New Roman" w:hAnsi="Times New Roman" w:cs="Times New Roman"/>
                <w:sz w:val="24"/>
                <w:szCs w:val="24"/>
              </w:rPr>
            </w:pPr>
          </w:p>
          <w:p w14:paraId="1003BA56" w14:textId="77777777" w:rsidR="00392FDA" w:rsidRDefault="00000000">
            <w:pPr>
              <w:spacing w:line="360" w:lineRule="auto"/>
              <w:ind w:left="567"/>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adına</w:t>
            </w:r>
            <w:proofErr w:type="gramEnd"/>
          </w:p>
          <w:p w14:paraId="7A103E85" w14:textId="610412A8" w:rsidR="00392FDA" w:rsidRDefault="00000000">
            <w:pPr>
              <w:spacing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 Soyadı: </w:t>
            </w:r>
            <w:r w:rsidR="00610053">
              <w:rPr>
                <w:rFonts w:ascii="Times New Roman" w:eastAsia="Times New Roman" w:hAnsi="Times New Roman" w:cs="Times New Roman"/>
                <w:sz w:val="24"/>
                <w:szCs w:val="24"/>
              </w:rPr>
              <w:t>Erdem Yörük</w:t>
            </w:r>
          </w:p>
          <w:p w14:paraId="5C3B66E1" w14:textId="5603872C" w:rsidR="00392FDA" w:rsidRDefault="00000000">
            <w:pPr>
              <w:spacing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Unvan: </w:t>
            </w:r>
            <w:r w:rsidR="00610053">
              <w:rPr>
                <w:rFonts w:ascii="Times New Roman" w:eastAsia="Times New Roman" w:hAnsi="Times New Roman" w:cs="Times New Roman"/>
                <w:sz w:val="24"/>
                <w:szCs w:val="24"/>
              </w:rPr>
              <w:t>Kurucu ortak</w:t>
            </w:r>
          </w:p>
          <w:p w14:paraId="6DE6BB99" w14:textId="2373C13F" w:rsidR="00392FDA" w:rsidRDefault="00000000">
            <w:pPr>
              <w:spacing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İmza: </w:t>
            </w:r>
            <w:r w:rsidR="009F319D" w:rsidRPr="009F319D">
              <w:rPr>
                <w:rFonts w:ascii="Times New Roman" w:eastAsia="Times New Roman" w:hAnsi="Times New Roman" w:cs="Times New Roman"/>
                <w:noProof/>
                <w:sz w:val="24"/>
                <w:szCs w:val="24"/>
              </w:rPr>
              <w:drawing>
                <wp:inline distT="0" distB="0" distL="0" distR="0" wp14:anchorId="2AC957C5" wp14:editId="39794D9A">
                  <wp:extent cx="825910" cy="825910"/>
                  <wp:effectExtent l="0" t="0" r="0" b="0"/>
                  <wp:docPr id="14110549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54952" name=""/>
                          <pic:cNvPicPr/>
                        </pic:nvPicPr>
                        <pic:blipFill>
                          <a:blip r:embed="rId7"/>
                          <a:stretch>
                            <a:fillRect/>
                          </a:stretch>
                        </pic:blipFill>
                        <pic:spPr>
                          <a:xfrm>
                            <a:off x="0" y="0"/>
                            <a:ext cx="839517" cy="839517"/>
                          </a:xfrm>
                          <a:prstGeom prst="rect">
                            <a:avLst/>
                          </a:prstGeom>
                        </pic:spPr>
                      </pic:pic>
                    </a:graphicData>
                  </a:graphic>
                </wp:inline>
              </w:drawing>
            </w:r>
          </w:p>
        </w:tc>
        <w:tc>
          <w:tcPr>
            <w:tcW w:w="4297" w:type="dxa"/>
          </w:tcPr>
          <w:p w14:paraId="47B7D212" w14:textId="77777777" w:rsidR="00392FDA" w:rsidRDefault="00000000">
            <w:pPr>
              <w:spacing w:line="360" w:lineRule="auto"/>
              <w:ind w:left="567" w:right="-26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p w14:paraId="7202CF2F" w14:textId="77777777" w:rsidR="00392FDA" w:rsidRDefault="00000000">
            <w:pPr>
              <w:spacing w:line="360" w:lineRule="auto"/>
              <w:ind w:left="567" w:right="-26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0D32553" w14:textId="77777777" w:rsidR="00392FDA" w:rsidRDefault="00000000">
            <w:pPr>
              <w:spacing w:line="360" w:lineRule="auto"/>
              <w:ind w:left="567"/>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adına</w:t>
            </w:r>
            <w:proofErr w:type="gramEnd"/>
          </w:p>
          <w:p w14:paraId="6F4BC6AD" w14:textId="77777777" w:rsidR="00392FDA" w:rsidRDefault="00000000">
            <w:pPr>
              <w:spacing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 Soyadı: </w:t>
            </w:r>
          </w:p>
          <w:p w14:paraId="4911DFD8" w14:textId="77777777" w:rsidR="00392FDA" w:rsidRDefault="00000000">
            <w:pPr>
              <w:spacing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Unvan: </w:t>
            </w:r>
          </w:p>
          <w:p w14:paraId="4DC54B31" w14:textId="77777777" w:rsidR="00392FDA" w:rsidRDefault="00000000">
            <w:pPr>
              <w:spacing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İmza: </w:t>
            </w:r>
          </w:p>
        </w:tc>
      </w:tr>
    </w:tbl>
    <w:p w14:paraId="1FBA21B9" w14:textId="77777777" w:rsidR="00392FDA" w:rsidRDefault="00392FDA">
      <w:pPr>
        <w:spacing w:line="240" w:lineRule="auto"/>
        <w:rPr>
          <w:rFonts w:ascii="Times New Roman" w:eastAsia="Times New Roman" w:hAnsi="Times New Roman" w:cs="Times New Roman"/>
          <w:sz w:val="24"/>
          <w:szCs w:val="24"/>
        </w:rPr>
      </w:pPr>
    </w:p>
    <w:p w14:paraId="42AC8721" w14:textId="77777777" w:rsidR="00392FDA" w:rsidRDefault="00392FDA">
      <w:pPr>
        <w:widowControl w:val="0"/>
        <w:pBdr>
          <w:top w:val="nil"/>
          <w:left w:val="nil"/>
          <w:bottom w:val="nil"/>
          <w:right w:val="nil"/>
          <w:between w:val="nil"/>
        </w:pBdr>
        <w:spacing w:before="231" w:line="265" w:lineRule="auto"/>
        <w:ind w:left="9" w:right="-2" w:firstLine="12"/>
      </w:pPr>
    </w:p>
    <w:p w14:paraId="6FC8DD6B" w14:textId="77777777" w:rsidR="00392FDA" w:rsidRDefault="00392FDA">
      <w:pPr>
        <w:widowControl w:val="0"/>
        <w:pBdr>
          <w:top w:val="nil"/>
          <w:left w:val="nil"/>
          <w:bottom w:val="nil"/>
          <w:right w:val="nil"/>
          <w:between w:val="nil"/>
        </w:pBdr>
        <w:spacing w:before="231" w:line="265" w:lineRule="auto"/>
        <w:ind w:left="9" w:right="-2" w:firstLine="12"/>
      </w:pPr>
    </w:p>
    <w:p w14:paraId="07E34950" w14:textId="77777777" w:rsidR="00392FDA" w:rsidRDefault="00392FDA">
      <w:pPr>
        <w:widowControl w:val="0"/>
        <w:pBdr>
          <w:top w:val="nil"/>
          <w:left w:val="nil"/>
          <w:bottom w:val="nil"/>
          <w:right w:val="nil"/>
          <w:between w:val="nil"/>
        </w:pBdr>
        <w:spacing w:before="231" w:line="265" w:lineRule="auto"/>
        <w:ind w:left="9" w:right="-2" w:firstLine="12"/>
      </w:pPr>
    </w:p>
    <w:p w14:paraId="358023DB" w14:textId="77777777" w:rsidR="00392FDA" w:rsidRDefault="00392FDA">
      <w:pPr>
        <w:widowControl w:val="0"/>
        <w:pBdr>
          <w:top w:val="nil"/>
          <w:left w:val="nil"/>
          <w:bottom w:val="nil"/>
          <w:right w:val="nil"/>
          <w:between w:val="nil"/>
        </w:pBdr>
        <w:spacing w:before="231" w:line="265" w:lineRule="auto"/>
        <w:ind w:left="9" w:right="-2" w:firstLine="12"/>
      </w:pPr>
    </w:p>
    <w:p w14:paraId="0FEC5F54" w14:textId="77777777" w:rsidR="00392FDA" w:rsidRDefault="00392FDA">
      <w:pPr>
        <w:widowControl w:val="0"/>
        <w:pBdr>
          <w:top w:val="nil"/>
          <w:left w:val="nil"/>
          <w:bottom w:val="nil"/>
          <w:right w:val="nil"/>
          <w:between w:val="nil"/>
        </w:pBdr>
        <w:spacing w:before="231" w:line="265" w:lineRule="auto"/>
        <w:ind w:left="9" w:right="-2" w:firstLine="12"/>
      </w:pPr>
    </w:p>
    <w:p w14:paraId="7A11DA07" w14:textId="77777777" w:rsidR="00392FDA" w:rsidRDefault="00392FDA">
      <w:pPr>
        <w:widowControl w:val="0"/>
        <w:pBdr>
          <w:top w:val="nil"/>
          <w:left w:val="nil"/>
          <w:bottom w:val="nil"/>
          <w:right w:val="nil"/>
          <w:between w:val="nil"/>
        </w:pBdr>
        <w:spacing w:before="231" w:line="265" w:lineRule="auto"/>
        <w:ind w:left="9" w:right="-2" w:firstLine="12"/>
      </w:pPr>
    </w:p>
    <w:p w14:paraId="19E62772" w14:textId="77777777" w:rsidR="00392FDA" w:rsidRDefault="00392FDA">
      <w:pPr>
        <w:widowControl w:val="0"/>
        <w:pBdr>
          <w:top w:val="nil"/>
          <w:left w:val="nil"/>
          <w:bottom w:val="nil"/>
          <w:right w:val="nil"/>
          <w:between w:val="nil"/>
        </w:pBdr>
        <w:spacing w:before="231" w:line="265" w:lineRule="auto"/>
        <w:ind w:left="9" w:right="-2" w:firstLine="12"/>
      </w:pPr>
    </w:p>
    <w:p w14:paraId="2D83FF48" w14:textId="77777777" w:rsidR="00392FDA" w:rsidRDefault="00392FDA">
      <w:pPr>
        <w:widowControl w:val="0"/>
        <w:pBdr>
          <w:top w:val="nil"/>
          <w:left w:val="nil"/>
          <w:bottom w:val="nil"/>
          <w:right w:val="nil"/>
          <w:between w:val="nil"/>
        </w:pBdr>
        <w:spacing w:before="231" w:line="265" w:lineRule="auto"/>
        <w:ind w:left="9" w:right="-2" w:firstLine="12"/>
      </w:pPr>
    </w:p>
    <w:p w14:paraId="3BE52FD8" w14:textId="77777777" w:rsidR="00392FDA" w:rsidRDefault="00392FDA">
      <w:pPr>
        <w:widowControl w:val="0"/>
        <w:pBdr>
          <w:top w:val="nil"/>
          <w:left w:val="nil"/>
          <w:bottom w:val="nil"/>
          <w:right w:val="nil"/>
          <w:between w:val="nil"/>
        </w:pBdr>
        <w:spacing w:before="231" w:line="265" w:lineRule="auto"/>
        <w:ind w:left="9" w:right="-2" w:firstLine="12"/>
      </w:pPr>
    </w:p>
    <w:p w14:paraId="62693E45" w14:textId="77777777" w:rsidR="00392FDA" w:rsidRDefault="00392FDA">
      <w:pPr>
        <w:widowControl w:val="0"/>
        <w:pBdr>
          <w:top w:val="nil"/>
          <w:left w:val="nil"/>
          <w:bottom w:val="nil"/>
          <w:right w:val="nil"/>
          <w:between w:val="nil"/>
        </w:pBdr>
        <w:spacing w:before="231" w:line="265" w:lineRule="auto"/>
        <w:ind w:left="9" w:right="-2" w:firstLine="12"/>
      </w:pPr>
    </w:p>
    <w:p w14:paraId="7A86BDDF" w14:textId="6259F049" w:rsidR="003A7D62" w:rsidRDefault="003A7D62">
      <w:r>
        <w:br w:type="page"/>
      </w:r>
    </w:p>
    <w:p w14:paraId="2F641BDA" w14:textId="77777777" w:rsidR="00392FDA" w:rsidRDefault="00392FDA">
      <w:pPr>
        <w:widowControl w:val="0"/>
        <w:pBdr>
          <w:top w:val="nil"/>
          <w:left w:val="nil"/>
          <w:bottom w:val="nil"/>
          <w:right w:val="nil"/>
          <w:between w:val="nil"/>
        </w:pBdr>
        <w:spacing w:before="231" w:line="265" w:lineRule="auto"/>
        <w:ind w:left="9" w:right="-2" w:firstLine="12"/>
      </w:pPr>
    </w:p>
    <w:p w14:paraId="7614C655" w14:textId="77777777" w:rsidR="00392FDA" w:rsidRPr="00173481" w:rsidRDefault="00000000">
      <w:pPr>
        <w:widowControl w:val="0"/>
        <w:spacing w:before="240" w:after="240" w:line="265" w:lineRule="auto"/>
        <w:rPr>
          <w:b/>
        </w:rPr>
      </w:pPr>
      <w:r w:rsidRPr="00173481">
        <w:rPr>
          <w:b/>
        </w:rPr>
        <w:t>EK-1</w:t>
      </w:r>
    </w:p>
    <w:p w14:paraId="1609A337" w14:textId="77777777" w:rsidR="00392FDA" w:rsidRPr="00173481" w:rsidRDefault="00000000">
      <w:pPr>
        <w:widowControl w:val="0"/>
        <w:spacing w:before="240" w:after="240" w:line="265" w:lineRule="auto"/>
        <w:rPr>
          <w:b/>
        </w:rPr>
      </w:pPr>
      <w:r w:rsidRPr="00173481">
        <w:rPr>
          <w:b/>
        </w:rPr>
        <w:t>Satış Sonlandıran Partner Baremleri</w:t>
      </w:r>
    </w:p>
    <w:p w14:paraId="0AC74409" w14:textId="77777777" w:rsidR="00392FDA" w:rsidRPr="00173481" w:rsidRDefault="00000000">
      <w:pPr>
        <w:widowControl w:val="0"/>
        <w:spacing w:before="240" w:after="240" w:line="265" w:lineRule="auto"/>
      </w:pPr>
      <w:r w:rsidRPr="00173481">
        <w:t>Taraflar, işbu Partnerlik Sözleşmesi kapsamında Partner’in hakediş oranlarının aşağıdaki barem tablosuna göre belirleneceğini kabul ve beyan ederler.</w:t>
      </w:r>
    </w:p>
    <w:tbl>
      <w:tblPr>
        <w:tblStyle w:val="a0"/>
        <w:tblW w:w="909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9"/>
        <w:gridCol w:w="2529"/>
        <w:gridCol w:w="3003"/>
        <w:gridCol w:w="2027"/>
      </w:tblGrid>
      <w:tr w:rsidR="00392FDA" w:rsidRPr="00173481" w14:paraId="60F882E4" w14:textId="77777777" w:rsidTr="00173481">
        <w:trPr>
          <w:trHeight w:val="785"/>
        </w:trPr>
        <w:tc>
          <w:tcPr>
            <w:tcW w:w="1539" w:type="dxa"/>
            <w:tcBorders>
              <w:top w:val="nil"/>
              <w:left w:val="nil"/>
              <w:bottom w:val="nil"/>
              <w:right w:val="nil"/>
            </w:tcBorders>
            <w:tcMar>
              <w:top w:w="100" w:type="dxa"/>
              <w:left w:w="100" w:type="dxa"/>
              <w:bottom w:w="100" w:type="dxa"/>
              <w:right w:w="100" w:type="dxa"/>
            </w:tcMar>
          </w:tcPr>
          <w:p w14:paraId="1989B296" w14:textId="6EE92326" w:rsidR="00392FDA" w:rsidRPr="00173481" w:rsidRDefault="00000000">
            <w:pPr>
              <w:widowControl w:val="0"/>
              <w:spacing w:before="231" w:line="265" w:lineRule="auto"/>
              <w:ind w:right="-2"/>
              <w:jc w:val="center"/>
            </w:pPr>
            <w:proofErr w:type="spellStart"/>
            <w:r w:rsidRPr="00173481">
              <w:rPr>
                <w:b/>
              </w:rPr>
              <w:t>Hakediş</w:t>
            </w:r>
            <w:proofErr w:type="spellEnd"/>
            <w:r w:rsidRPr="00173481">
              <w:rPr>
                <w:b/>
              </w:rPr>
              <w:t xml:space="preserve"> %</w:t>
            </w:r>
          </w:p>
        </w:tc>
        <w:tc>
          <w:tcPr>
            <w:tcW w:w="2529" w:type="dxa"/>
            <w:tcBorders>
              <w:top w:val="nil"/>
              <w:left w:val="nil"/>
              <w:bottom w:val="nil"/>
              <w:right w:val="nil"/>
            </w:tcBorders>
            <w:tcMar>
              <w:top w:w="100" w:type="dxa"/>
              <w:left w:w="100" w:type="dxa"/>
              <w:bottom w:w="100" w:type="dxa"/>
              <w:right w:w="100" w:type="dxa"/>
            </w:tcMar>
          </w:tcPr>
          <w:p w14:paraId="5294E980" w14:textId="77777777" w:rsidR="00392FDA" w:rsidRPr="00173481" w:rsidRDefault="00000000">
            <w:pPr>
              <w:widowControl w:val="0"/>
              <w:spacing w:before="231" w:line="265" w:lineRule="auto"/>
              <w:ind w:right="-2"/>
              <w:jc w:val="center"/>
            </w:pPr>
            <w:r w:rsidRPr="00173481">
              <w:rPr>
                <w:b/>
              </w:rPr>
              <w:t>Barem Aralık Gerçekleşen Tahsilat ($)</w:t>
            </w:r>
          </w:p>
        </w:tc>
        <w:tc>
          <w:tcPr>
            <w:tcW w:w="3003" w:type="dxa"/>
            <w:tcBorders>
              <w:top w:val="nil"/>
              <w:left w:val="nil"/>
              <w:bottom w:val="nil"/>
              <w:right w:val="nil"/>
            </w:tcBorders>
            <w:tcMar>
              <w:top w:w="100" w:type="dxa"/>
              <w:left w:w="100" w:type="dxa"/>
              <w:bottom w:w="100" w:type="dxa"/>
              <w:right w:w="100" w:type="dxa"/>
            </w:tcMar>
          </w:tcPr>
          <w:p w14:paraId="35CEB881" w14:textId="7F0B6C98" w:rsidR="00392FDA" w:rsidRPr="00173481" w:rsidRDefault="00000000">
            <w:pPr>
              <w:widowControl w:val="0"/>
              <w:spacing w:before="231" w:line="265" w:lineRule="auto"/>
              <w:ind w:right="-2"/>
              <w:jc w:val="center"/>
            </w:pPr>
            <w:r w:rsidRPr="00173481">
              <w:rPr>
                <w:b/>
              </w:rPr>
              <w:t xml:space="preserve"> Politus Ciro (</w:t>
            </w:r>
            <w:r w:rsidR="001B7EF1">
              <w:rPr>
                <w:b/>
              </w:rPr>
              <w:t xml:space="preserve">Yıllık Toplam </w:t>
            </w:r>
            <w:r w:rsidR="00173481">
              <w:rPr>
                <w:b/>
              </w:rPr>
              <w:t xml:space="preserve">MAX </w:t>
            </w:r>
            <w:r w:rsidRPr="00173481">
              <w:rPr>
                <w:b/>
              </w:rPr>
              <w:t>Tahsil edilen)</w:t>
            </w:r>
          </w:p>
        </w:tc>
        <w:tc>
          <w:tcPr>
            <w:tcW w:w="2027" w:type="dxa"/>
            <w:tcBorders>
              <w:top w:val="nil"/>
              <w:left w:val="nil"/>
              <w:bottom w:val="nil"/>
              <w:right w:val="nil"/>
            </w:tcBorders>
            <w:tcMar>
              <w:top w:w="100" w:type="dxa"/>
              <w:left w:w="100" w:type="dxa"/>
              <w:bottom w:w="100" w:type="dxa"/>
              <w:right w:w="100" w:type="dxa"/>
            </w:tcMar>
          </w:tcPr>
          <w:p w14:paraId="56890102" w14:textId="7B4B2078" w:rsidR="00392FDA" w:rsidRPr="00173481" w:rsidRDefault="00173481">
            <w:pPr>
              <w:widowControl w:val="0"/>
              <w:spacing w:before="231" w:line="265" w:lineRule="auto"/>
              <w:ind w:right="-2"/>
              <w:jc w:val="center"/>
            </w:pPr>
            <w:r>
              <w:rPr>
                <w:b/>
              </w:rPr>
              <w:t xml:space="preserve">Örnek MAX değerden </w:t>
            </w:r>
            <w:r w:rsidRPr="00173481">
              <w:rPr>
                <w:b/>
              </w:rPr>
              <w:t>Toplam Partner Kazanç (USD)</w:t>
            </w:r>
          </w:p>
        </w:tc>
      </w:tr>
      <w:tr w:rsidR="00392FDA" w:rsidRPr="00173481" w14:paraId="0040E1F5" w14:textId="77777777" w:rsidTr="00173481">
        <w:trPr>
          <w:trHeight w:val="515"/>
        </w:trPr>
        <w:tc>
          <w:tcPr>
            <w:tcW w:w="1539" w:type="dxa"/>
            <w:tcBorders>
              <w:top w:val="nil"/>
              <w:left w:val="nil"/>
              <w:bottom w:val="nil"/>
              <w:right w:val="nil"/>
            </w:tcBorders>
            <w:tcMar>
              <w:top w:w="100" w:type="dxa"/>
              <w:left w:w="100" w:type="dxa"/>
              <w:bottom w:w="100" w:type="dxa"/>
              <w:right w:w="100" w:type="dxa"/>
            </w:tcMar>
          </w:tcPr>
          <w:p w14:paraId="2F1C2AE1" w14:textId="77777777" w:rsidR="00392FDA" w:rsidRPr="00173481" w:rsidRDefault="00000000">
            <w:pPr>
              <w:widowControl w:val="0"/>
              <w:spacing w:before="231" w:line="265" w:lineRule="auto"/>
              <w:ind w:right="-2"/>
            </w:pPr>
            <w:r w:rsidRPr="00173481">
              <w:t>%30</w:t>
            </w:r>
          </w:p>
        </w:tc>
        <w:tc>
          <w:tcPr>
            <w:tcW w:w="2529" w:type="dxa"/>
            <w:tcBorders>
              <w:top w:val="nil"/>
              <w:left w:val="nil"/>
              <w:bottom w:val="nil"/>
              <w:right w:val="nil"/>
            </w:tcBorders>
            <w:tcMar>
              <w:top w:w="100" w:type="dxa"/>
              <w:left w:w="100" w:type="dxa"/>
              <w:bottom w:w="100" w:type="dxa"/>
              <w:right w:w="100" w:type="dxa"/>
            </w:tcMar>
          </w:tcPr>
          <w:p w14:paraId="66A5D539" w14:textId="1B960820" w:rsidR="00392FDA" w:rsidRPr="00173481" w:rsidRDefault="00000000">
            <w:pPr>
              <w:widowControl w:val="0"/>
              <w:spacing w:before="231" w:line="265" w:lineRule="auto"/>
              <w:ind w:right="-2"/>
            </w:pPr>
            <w:r w:rsidRPr="00173481">
              <w:rPr>
                <w:rFonts w:ascii="Arial Unicode MS" w:eastAsia="Arial Unicode MS" w:hAnsi="Arial Unicode MS" w:cs="Arial Unicode MS"/>
              </w:rPr>
              <w:t xml:space="preserve"> </w:t>
            </w:r>
            <w:proofErr w:type="gramStart"/>
            <w:r w:rsidRPr="00173481">
              <w:rPr>
                <w:rFonts w:ascii="Arial Unicode MS" w:eastAsia="Arial Unicode MS" w:hAnsi="Arial Unicode MS" w:cs="Arial Unicode MS"/>
              </w:rPr>
              <w:t>x</w:t>
            </w:r>
            <w:proofErr w:type="gramEnd"/>
            <w:r w:rsidRPr="00173481">
              <w:rPr>
                <w:rFonts w:ascii="Arial Unicode MS" w:eastAsia="Arial Unicode MS" w:hAnsi="Arial Unicode MS" w:cs="Arial Unicode MS"/>
              </w:rPr>
              <w:t xml:space="preserve"> ≤ 100k</w:t>
            </w:r>
          </w:p>
        </w:tc>
        <w:tc>
          <w:tcPr>
            <w:tcW w:w="3003" w:type="dxa"/>
            <w:tcBorders>
              <w:top w:val="nil"/>
              <w:left w:val="nil"/>
              <w:bottom w:val="nil"/>
              <w:right w:val="nil"/>
            </w:tcBorders>
            <w:tcMar>
              <w:top w:w="100" w:type="dxa"/>
              <w:left w:w="100" w:type="dxa"/>
              <w:bottom w:w="100" w:type="dxa"/>
              <w:right w:w="100" w:type="dxa"/>
            </w:tcMar>
          </w:tcPr>
          <w:p w14:paraId="02F1E399" w14:textId="77777777" w:rsidR="00392FDA" w:rsidRPr="00173481" w:rsidRDefault="00000000" w:rsidP="00173481">
            <w:pPr>
              <w:widowControl w:val="0"/>
              <w:spacing w:before="231" w:line="265" w:lineRule="auto"/>
              <w:ind w:right="-2"/>
              <w:jc w:val="center"/>
            </w:pPr>
            <w:r w:rsidRPr="00173481">
              <w:t>$100,000</w:t>
            </w:r>
          </w:p>
        </w:tc>
        <w:tc>
          <w:tcPr>
            <w:tcW w:w="2027" w:type="dxa"/>
            <w:tcBorders>
              <w:top w:val="nil"/>
              <w:left w:val="nil"/>
              <w:bottom w:val="nil"/>
              <w:right w:val="nil"/>
            </w:tcBorders>
            <w:tcMar>
              <w:top w:w="100" w:type="dxa"/>
              <w:left w:w="100" w:type="dxa"/>
              <w:bottom w:w="100" w:type="dxa"/>
              <w:right w:w="100" w:type="dxa"/>
            </w:tcMar>
          </w:tcPr>
          <w:p w14:paraId="14B509AD" w14:textId="77777777" w:rsidR="00392FDA" w:rsidRPr="00173481" w:rsidRDefault="00000000" w:rsidP="00173481">
            <w:pPr>
              <w:widowControl w:val="0"/>
              <w:spacing w:before="231" w:line="265" w:lineRule="auto"/>
              <w:ind w:right="-2"/>
              <w:jc w:val="center"/>
            </w:pPr>
            <w:r w:rsidRPr="00173481">
              <w:t>$30,000</w:t>
            </w:r>
          </w:p>
        </w:tc>
      </w:tr>
      <w:tr w:rsidR="00392FDA" w:rsidRPr="00173481" w14:paraId="20FB2559" w14:textId="77777777" w:rsidTr="00173481">
        <w:trPr>
          <w:trHeight w:val="515"/>
        </w:trPr>
        <w:tc>
          <w:tcPr>
            <w:tcW w:w="1539" w:type="dxa"/>
            <w:tcBorders>
              <w:top w:val="nil"/>
              <w:left w:val="nil"/>
              <w:bottom w:val="nil"/>
              <w:right w:val="nil"/>
            </w:tcBorders>
            <w:tcMar>
              <w:top w:w="100" w:type="dxa"/>
              <w:left w:w="100" w:type="dxa"/>
              <w:bottom w:w="100" w:type="dxa"/>
              <w:right w:w="100" w:type="dxa"/>
            </w:tcMar>
          </w:tcPr>
          <w:p w14:paraId="54292FA5" w14:textId="77777777" w:rsidR="00392FDA" w:rsidRPr="00173481" w:rsidRDefault="00000000">
            <w:pPr>
              <w:widowControl w:val="0"/>
              <w:spacing w:before="231" w:line="265" w:lineRule="auto"/>
              <w:ind w:right="-2"/>
            </w:pPr>
            <w:r w:rsidRPr="00173481">
              <w:t>%32</w:t>
            </w:r>
          </w:p>
        </w:tc>
        <w:tc>
          <w:tcPr>
            <w:tcW w:w="2529" w:type="dxa"/>
            <w:tcBorders>
              <w:top w:val="nil"/>
              <w:left w:val="nil"/>
              <w:bottom w:val="nil"/>
              <w:right w:val="nil"/>
            </w:tcBorders>
            <w:tcMar>
              <w:top w:w="100" w:type="dxa"/>
              <w:left w:w="100" w:type="dxa"/>
              <w:bottom w:w="100" w:type="dxa"/>
              <w:right w:w="100" w:type="dxa"/>
            </w:tcMar>
          </w:tcPr>
          <w:p w14:paraId="4B15BD43" w14:textId="77777777" w:rsidR="00392FDA" w:rsidRPr="00173481" w:rsidRDefault="00000000">
            <w:pPr>
              <w:widowControl w:val="0"/>
              <w:spacing w:before="231" w:line="265" w:lineRule="auto"/>
              <w:ind w:right="-2"/>
            </w:pPr>
            <w:r w:rsidRPr="00173481">
              <w:rPr>
                <w:rFonts w:ascii="Arial Unicode MS" w:eastAsia="Arial Unicode MS" w:hAnsi="Arial Unicode MS" w:cs="Arial Unicode MS"/>
              </w:rPr>
              <w:t xml:space="preserve">100k </w:t>
            </w:r>
            <w:proofErr w:type="gramStart"/>
            <w:r w:rsidRPr="00173481">
              <w:rPr>
                <w:rFonts w:ascii="Arial Unicode MS" w:eastAsia="Arial Unicode MS" w:hAnsi="Arial Unicode MS" w:cs="Arial Unicode MS"/>
              </w:rPr>
              <w:t>&lt; x</w:t>
            </w:r>
            <w:proofErr w:type="gramEnd"/>
            <w:r w:rsidRPr="00173481">
              <w:rPr>
                <w:rFonts w:ascii="Arial Unicode MS" w:eastAsia="Arial Unicode MS" w:hAnsi="Arial Unicode MS" w:cs="Arial Unicode MS"/>
              </w:rPr>
              <w:t xml:space="preserve"> ≤ 250k</w:t>
            </w:r>
          </w:p>
        </w:tc>
        <w:tc>
          <w:tcPr>
            <w:tcW w:w="3003" w:type="dxa"/>
            <w:tcBorders>
              <w:top w:val="nil"/>
              <w:left w:val="nil"/>
              <w:bottom w:val="nil"/>
              <w:right w:val="nil"/>
            </w:tcBorders>
            <w:tcMar>
              <w:top w:w="100" w:type="dxa"/>
              <w:left w:w="100" w:type="dxa"/>
              <w:bottom w:w="100" w:type="dxa"/>
              <w:right w:w="100" w:type="dxa"/>
            </w:tcMar>
          </w:tcPr>
          <w:p w14:paraId="1C0A7FEB" w14:textId="77777777" w:rsidR="00392FDA" w:rsidRPr="00173481" w:rsidRDefault="00000000" w:rsidP="00173481">
            <w:pPr>
              <w:widowControl w:val="0"/>
              <w:spacing w:before="231" w:line="265" w:lineRule="auto"/>
              <w:ind w:right="-2"/>
              <w:jc w:val="center"/>
            </w:pPr>
            <w:r w:rsidRPr="00173481">
              <w:t>$250,000</w:t>
            </w:r>
          </w:p>
        </w:tc>
        <w:tc>
          <w:tcPr>
            <w:tcW w:w="2027" w:type="dxa"/>
            <w:tcBorders>
              <w:top w:val="nil"/>
              <w:left w:val="nil"/>
              <w:bottom w:val="nil"/>
              <w:right w:val="nil"/>
            </w:tcBorders>
            <w:tcMar>
              <w:top w:w="100" w:type="dxa"/>
              <w:left w:w="100" w:type="dxa"/>
              <w:bottom w:w="100" w:type="dxa"/>
              <w:right w:w="100" w:type="dxa"/>
            </w:tcMar>
          </w:tcPr>
          <w:p w14:paraId="59DA2646" w14:textId="77777777" w:rsidR="00392FDA" w:rsidRPr="00173481" w:rsidRDefault="00000000" w:rsidP="00173481">
            <w:pPr>
              <w:widowControl w:val="0"/>
              <w:spacing w:before="231" w:line="265" w:lineRule="auto"/>
              <w:ind w:right="-2"/>
              <w:jc w:val="center"/>
            </w:pPr>
            <w:r w:rsidRPr="00173481">
              <w:t>$80,000</w:t>
            </w:r>
          </w:p>
        </w:tc>
      </w:tr>
      <w:tr w:rsidR="00392FDA" w:rsidRPr="00173481" w14:paraId="778864C9" w14:textId="77777777" w:rsidTr="00173481">
        <w:trPr>
          <w:trHeight w:val="515"/>
        </w:trPr>
        <w:tc>
          <w:tcPr>
            <w:tcW w:w="1539" w:type="dxa"/>
            <w:tcBorders>
              <w:top w:val="nil"/>
              <w:left w:val="nil"/>
              <w:bottom w:val="nil"/>
              <w:right w:val="nil"/>
            </w:tcBorders>
            <w:tcMar>
              <w:top w:w="100" w:type="dxa"/>
              <w:left w:w="100" w:type="dxa"/>
              <w:bottom w:w="100" w:type="dxa"/>
              <w:right w:w="100" w:type="dxa"/>
            </w:tcMar>
          </w:tcPr>
          <w:p w14:paraId="5DD4799C" w14:textId="6D0ACA98" w:rsidR="00392FDA" w:rsidRPr="00173481" w:rsidRDefault="00000000">
            <w:pPr>
              <w:widowControl w:val="0"/>
              <w:spacing w:before="231" w:line="265" w:lineRule="auto"/>
              <w:ind w:right="-2"/>
            </w:pPr>
            <w:r w:rsidRPr="00173481">
              <w:t>%3</w:t>
            </w:r>
            <w:r w:rsidR="00173481" w:rsidRPr="00173481">
              <w:t>5</w:t>
            </w:r>
          </w:p>
        </w:tc>
        <w:tc>
          <w:tcPr>
            <w:tcW w:w="2529" w:type="dxa"/>
            <w:tcBorders>
              <w:top w:val="nil"/>
              <w:left w:val="nil"/>
              <w:bottom w:val="nil"/>
              <w:right w:val="nil"/>
            </w:tcBorders>
            <w:tcMar>
              <w:top w:w="100" w:type="dxa"/>
              <w:left w:w="100" w:type="dxa"/>
              <w:bottom w:w="100" w:type="dxa"/>
              <w:right w:w="100" w:type="dxa"/>
            </w:tcMar>
          </w:tcPr>
          <w:p w14:paraId="3B4A2AF1" w14:textId="77777777" w:rsidR="00392FDA" w:rsidRPr="00173481" w:rsidRDefault="00000000">
            <w:pPr>
              <w:widowControl w:val="0"/>
              <w:spacing w:before="231" w:line="265" w:lineRule="auto"/>
              <w:ind w:right="-2"/>
            </w:pPr>
            <w:r w:rsidRPr="00173481">
              <w:rPr>
                <w:rFonts w:ascii="Arial Unicode MS" w:eastAsia="Arial Unicode MS" w:hAnsi="Arial Unicode MS" w:cs="Arial Unicode MS"/>
              </w:rPr>
              <w:t xml:space="preserve">250k </w:t>
            </w:r>
            <w:proofErr w:type="gramStart"/>
            <w:r w:rsidRPr="00173481">
              <w:rPr>
                <w:rFonts w:ascii="Arial Unicode MS" w:eastAsia="Arial Unicode MS" w:hAnsi="Arial Unicode MS" w:cs="Arial Unicode MS"/>
              </w:rPr>
              <w:t>&lt; x</w:t>
            </w:r>
            <w:proofErr w:type="gramEnd"/>
            <w:r w:rsidRPr="00173481">
              <w:rPr>
                <w:rFonts w:ascii="Arial Unicode MS" w:eastAsia="Arial Unicode MS" w:hAnsi="Arial Unicode MS" w:cs="Arial Unicode MS"/>
              </w:rPr>
              <w:t xml:space="preserve"> ≤ 500k</w:t>
            </w:r>
          </w:p>
        </w:tc>
        <w:tc>
          <w:tcPr>
            <w:tcW w:w="3003" w:type="dxa"/>
            <w:tcBorders>
              <w:top w:val="nil"/>
              <w:left w:val="nil"/>
              <w:bottom w:val="nil"/>
              <w:right w:val="nil"/>
            </w:tcBorders>
            <w:tcMar>
              <w:top w:w="100" w:type="dxa"/>
              <w:left w:w="100" w:type="dxa"/>
              <w:bottom w:w="100" w:type="dxa"/>
              <w:right w:w="100" w:type="dxa"/>
            </w:tcMar>
          </w:tcPr>
          <w:p w14:paraId="275E2E27" w14:textId="77777777" w:rsidR="00392FDA" w:rsidRPr="00173481" w:rsidRDefault="00000000" w:rsidP="00173481">
            <w:pPr>
              <w:widowControl w:val="0"/>
              <w:spacing w:before="231" w:line="265" w:lineRule="auto"/>
              <w:ind w:right="-2"/>
              <w:jc w:val="center"/>
            </w:pPr>
            <w:r w:rsidRPr="00173481">
              <w:t>$500,000</w:t>
            </w:r>
          </w:p>
        </w:tc>
        <w:tc>
          <w:tcPr>
            <w:tcW w:w="2027" w:type="dxa"/>
            <w:tcBorders>
              <w:top w:val="nil"/>
              <w:left w:val="nil"/>
              <w:bottom w:val="nil"/>
              <w:right w:val="nil"/>
            </w:tcBorders>
            <w:tcMar>
              <w:top w:w="100" w:type="dxa"/>
              <w:left w:w="100" w:type="dxa"/>
              <w:bottom w:w="100" w:type="dxa"/>
              <w:right w:w="100" w:type="dxa"/>
            </w:tcMar>
          </w:tcPr>
          <w:p w14:paraId="631D5666" w14:textId="77777777" w:rsidR="00392FDA" w:rsidRPr="00173481" w:rsidRDefault="00000000" w:rsidP="00173481">
            <w:pPr>
              <w:widowControl w:val="0"/>
              <w:spacing w:before="231" w:line="265" w:lineRule="auto"/>
              <w:ind w:right="-2"/>
              <w:jc w:val="center"/>
            </w:pPr>
            <w:r w:rsidRPr="00173481">
              <w:t>$185,000</w:t>
            </w:r>
          </w:p>
        </w:tc>
      </w:tr>
    </w:tbl>
    <w:p w14:paraId="468F7C23" w14:textId="77777777" w:rsidR="00392FDA" w:rsidRDefault="00000000">
      <w:pPr>
        <w:widowControl w:val="0"/>
        <w:spacing w:before="240" w:after="240" w:line="265" w:lineRule="auto"/>
      </w:pPr>
      <w:r w:rsidRPr="00173481">
        <w:rPr>
          <w:b/>
        </w:rPr>
        <w:t>Not:</w:t>
      </w:r>
      <w:r w:rsidRPr="00173481">
        <w:t xml:space="preserve"> Üst baremlere yıl içerisinde ulaşıldığında geçmiş rakam farkı faturası alınır ve sonraki faturalar yeni hakediş oranından kesilir.</w:t>
      </w:r>
    </w:p>
    <w:p w14:paraId="099A3425" w14:textId="77777777" w:rsidR="00392FDA" w:rsidRDefault="00392FDA">
      <w:pPr>
        <w:widowControl w:val="0"/>
        <w:spacing w:before="240" w:after="240" w:line="265" w:lineRule="auto"/>
        <w:ind w:right="600"/>
      </w:pPr>
    </w:p>
    <w:sectPr w:rsidR="00392FDA">
      <w:footerReference w:type="default" r:id="rId8"/>
      <w:pgSz w:w="11900" w:h="16820"/>
      <w:pgMar w:top="1425" w:right="1372" w:bottom="806" w:left="143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761B1" w14:textId="77777777" w:rsidR="00444677" w:rsidRDefault="00444677" w:rsidP="003A7D62">
      <w:pPr>
        <w:spacing w:line="240" w:lineRule="auto"/>
      </w:pPr>
      <w:r>
        <w:separator/>
      </w:r>
    </w:p>
  </w:endnote>
  <w:endnote w:type="continuationSeparator" w:id="0">
    <w:p w14:paraId="6D2A9716" w14:textId="77777777" w:rsidR="00444677" w:rsidRDefault="00444677" w:rsidP="003A7D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A2"/>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141743"/>
      <w:docPartObj>
        <w:docPartGallery w:val="Page Numbers (Bottom of Page)"/>
        <w:docPartUnique/>
      </w:docPartObj>
    </w:sdtPr>
    <w:sdtEndPr>
      <w:rPr>
        <w:noProof/>
      </w:rPr>
    </w:sdtEndPr>
    <w:sdtContent>
      <w:p w14:paraId="4BE92900" w14:textId="64E4201B" w:rsidR="003A7D62" w:rsidRDefault="003A7D62">
        <w:pPr>
          <w:pStyle w:val="AltBilgi"/>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DD93C" w14:textId="77777777" w:rsidR="00444677" w:rsidRDefault="00444677" w:rsidP="003A7D62">
      <w:pPr>
        <w:spacing w:line="240" w:lineRule="auto"/>
      </w:pPr>
      <w:r>
        <w:separator/>
      </w:r>
    </w:p>
  </w:footnote>
  <w:footnote w:type="continuationSeparator" w:id="0">
    <w:p w14:paraId="1F780467" w14:textId="77777777" w:rsidR="00444677" w:rsidRDefault="00444677" w:rsidP="003A7D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37A1C"/>
    <w:multiLevelType w:val="multilevel"/>
    <w:tmpl w:val="043CC05A"/>
    <w:lvl w:ilvl="0">
      <w:start w:val="1"/>
      <w:numFmt w:val="lowerLetter"/>
      <w:lvlText w:val="%1."/>
      <w:lvlJc w:val="left"/>
      <w:pPr>
        <w:ind w:left="360" w:hanging="360"/>
      </w:pPr>
      <w:rPr>
        <w:b w:val="0"/>
        <w:shd w:val="clear" w:color="auto" w:fill="auto"/>
      </w:rPr>
    </w:lvl>
    <w:lvl w:ilvl="1">
      <w:start w:val="1"/>
      <w:numFmt w:val="bullet"/>
      <w:lvlText w:val="●"/>
      <w:lvlJc w:val="left"/>
      <w:pPr>
        <w:ind w:left="72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8319155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ykut Kutlusan">
    <w15:presenceInfo w15:providerId="AD" w15:userId="S::aykut.kutlusan@turkkep.com.tr::180b3d3b-11b3-48bf-afe6-0c5319a94d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FDA"/>
    <w:rsid w:val="000F4D6C"/>
    <w:rsid w:val="00173481"/>
    <w:rsid w:val="001B7EF1"/>
    <w:rsid w:val="00314A6D"/>
    <w:rsid w:val="00353919"/>
    <w:rsid w:val="00392FDA"/>
    <w:rsid w:val="003A7D62"/>
    <w:rsid w:val="003E57F9"/>
    <w:rsid w:val="00411DDA"/>
    <w:rsid w:val="00444677"/>
    <w:rsid w:val="00595F9D"/>
    <w:rsid w:val="00610053"/>
    <w:rsid w:val="00682A2F"/>
    <w:rsid w:val="0068719F"/>
    <w:rsid w:val="006C11CB"/>
    <w:rsid w:val="007B7AE4"/>
    <w:rsid w:val="0083143C"/>
    <w:rsid w:val="00947DB0"/>
    <w:rsid w:val="009F319D"/>
    <w:rsid w:val="00AE291B"/>
    <w:rsid w:val="00B177E3"/>
    <w:rsid w:val="00B95DBC"/>
    <w:rsid w:val="00C327CB"/>
    <w:rsid w:val="00CF4952"/>
    <w:rsid w:val="00D74C7A"/>
    <w:rsid w:val="00DA4109"/>
    <w:rsid w:val="00E90734"/>
    <w:rsid w:val="00F53D63"/>
    <w:rsid w:val="00F83BB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32541"/>
  <w15:docId w15:val="{A0DD8808-425F-6941-ABB4-4D87A6EF7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80" w:after="120"/>
      <w:outlineLvl w:val="0"/>
    </w:pPr>
    <w:rPr>
      <w:b/>
      <w:sz w:val="48"/>
      <w:szCs w:val="48"/>
    </w:rPr>
  </w:style>
  <w:style w:type="paragraph" w:styleId="Balk2">
    <w:name w:val="heading 2"/>
    <w:basedOn w:val="Normal"/>
    <w:next w:val="Normal"/>
    <w:uiPriority w:val="9"/>
    <w:semiHidden/>
    <w:unhideWhenUsed/>
    <w:qFormat/>
    <w:pPr>
      <w:keepNext/>
      <w:keepLines/>
      <w:spacing w:before="360" w:after="80"/>
      <w:outlineLvl w:val="1"/>
    </w:pPr>
    <w:rPr>
      <w:b/>
      <w:sz w:val="36"/>
      <w:szCs w:val="36"/>
    </w:rPr>
  </w:style>
  <w:style w:type="paragraph" w:styleId="Balk3">
    <w:name w:val="heading 3"/>
    <w:basedOn w:val="Normal"/>
    <w:next w:val="Normal"/>
    <w:uiPriority w:val="9"/>
    <w:semiHidden/>
    <w:unhideWhenUsed/>
    <w:qFormat/>
    <w:pPr>
      <w:keepNext/>
      <w:keepLines/>
      <w:spacing w:before="280" w:after="80"/>
      <w:outlineLvl w:val="2"/>
    </w:pPr>
    <w:rPr>
      <w:b/>
      <w:sz w:val="28"/>
      <w:szCs w:val="28"/>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customStyle="1" w:styleId="p1">
    <w:name w:val="p1"/>
    <w:basedOn w:val="Normal"/>
    <w:rsid w:val="00E90734"/>
    <w:pPr>
      <w:spacing w:line="240" w:lineRule="auto"/>
    </w:pPr>
    <w:rPr>
      <w:rFonts w:ascii="Helvetica" w:eastAsia="Times New Roman" w:hAnsi="Helvetica" w:cs="Times New Roman"/>
      <w:color w:val="262626"/>
      <w:sz w:val="11"/>
      <w:szCs w:val="11"/>
    </w:rPr>
  </w:style>
  <w:style w:type="paragraph" w:styleId="ListeParagraf">
    <w:name w:val="List Paragraph"/>
    <w:basedOn w:val="Normal"/>
    <w:uiPriority w:val="34"/>
    <w:qFormat/>
    <w:rsid w:val="00B177E3"/>
    <w:pPr>
      <w:ind w:left="720"/>
      <w:contextualSpacing/>
    </w:pPr>
  </w:style>
  <w:style w:type="paragraph" w:styleId="stBilgi">
    <w:name w:val="header"/>
    <w:basedOn w:val="Normal"/>
    <w:link w:val="stBilgiChar"/>
    <w:uiPriority w:val="99"/>
    <w:unhideWhenUsed/>
    <w:rsid w:val="003A7D62"/>
    <w:pPr>
      <w:tabs>
        <w:tab w:val="center" w:pos="4513"/>
        <w:tab w:val="right" w:pos="9026"/>
      </w:tabs>
      <w:spacing w:line="240" w:lineRule="auto"/>
    </w:pPr>
  </w:style>
  <w:style w:type="character" w:customStyle="1" w:styleId="stBilgiChar">
    <w:name w:val="Üst Bilgi Char"/>
    <w:basedOn w:val="VarsaylanParagrafYazTipi"/>
    <w:link w:val="stBilgi"/>
    <w:uiPriority w:val="99"/>
    <w:rsid w:val="003A7D62"/>
  </w:style>
  <w:style w:type="paragraph" w:styleId="AltBilgi">
    <w:name w:val="footer"/>
    <w:basedOn w:val="Normal"/>
    <w:link w:val="AltBilgiChar"/>
    <w:uiPriority w:val="99"/>
    <w:unhideWhenUsed/>
    <w:rsid w:val="003A7D62"/>
    <w:pPr>
      <w:tabs>
        <w:tab w:val="center" w:pos="4513"/>
        <w:tab w:val="right" w:pos="9026"/>
      </w:tabs>
      <w:spacing w:line="240" w:lineRule="auto"/>
    </w:pPr>
  </w:style>
  <w:style w:type="character" w:customStyle="1" w:styleId="AltBilgiChar">
    <w:name w:val="Alt Bilgi Char"/>
    <w:basedOn w:val="VarsaylanParagrafYazTipi"/>
    <w:link w:val="AltBilgi"/>
    <w:uiPriority w:val="99"/>
    <w:rsid w:val="003A7D62"/>
  </w:style>
  <w:style w:type="character" w:styleId="Kpr">
    <w:name w:val="Hyperlink"/>
    <w:basedOn w:val="VarsaylanParagrafYazTipi"/>
    <w:uiPriority w:val="99"/>
    <w:unhideWhenUsed/>
    <w:rsid w:val="00F83BBB"/>
    <w:rPr>
      <w:color w:val="0000FF" w:themeColor="hyperlink"/>
      <w:u w:val="single"/>
    </w:rPr>
  </w:style>
  <w:style w:type="character" w:styleId="zmlenmeyenBahsetme">
    <w:name w:val="Unresolved Mention"/>
    <w:basedOn w:val="VarsaylanParagrafYazTipi"/>
    <w:uiPriority w:val="99"/>
    <w:semiHidden/>
    <w:unhideWhenUsed/>
    <w:rsid w:val="00F83BBB"/>
    <w:rPr>
      <w:color w:val="605E5C"/>
      <w:shd w:val="clear" w:color="auto" w:fill="E1DFDD"/>
    </w:rPr>
  </w:style>
  <w:style w:type="paragraph" w:styleId="Dzeltme">
    <w:name w:val="Revision"/>
    <w:hidden/>
    <w:uiPriority w:val="99"/>
    <w:semiHidden/>
    <w:rsid w:val="00F83BB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12</Pages>
  <Words>4364</Words>
  <Characters>24880</Characters>
  <Application>Microsoft Office Word</Application>
  <DocSecurity>0</DocSecurity>
  <Lines>207</Lines>
  <Paragraphs>58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NP550P5C</dc:creator>
  <cp:lastModifiedBy>Aykut Kutlusan</cp:lastModifiedBy>
  <cp:revision>7</cp:revision>
  <dcterms:created xsi:type="dcterms:W3CDTF">2025-12-20T16:06:00Z</dcterms:created>
  <dcterms:modified xsi:type="dcterms:W3CDTF">2026-04-02T08:14:00Z</dcterms:modified>
</cp:coreProperties>
</file>